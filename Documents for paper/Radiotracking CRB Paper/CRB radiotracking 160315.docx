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76B07E" w14:textId="77777777" w:rsidR="009A6144" w:rsidRDefault="00A43A4F">
      <w:pPr>
        <w:spacing w:after="0" w:line="480" w:lineRule="auto"/>
        <w:rPr>
          <w:sz w:val="24"/>
          <w:szCs w:val="24"/>
        </w:rPr>
      </w:pPr>
      <w:bookmarkStart w:id="0" w:name="__UnoMark__360_528339393"/>
      <w:bookmarkEnd w:id="0"/>
      <w:r>
        <w:rPr>
          <w:sz w:val="24"/>
          <w:szCs w:val="24"/>
        </w:rPr>
        <w:t xml:space="preserve">Matthew S. Siderhurst </w:t>
      </w:r>
      <w:r>
        <w:rPr>
          <w:sz w:val="24"/>
          <w:szCs w:val="24"/>
        </w:rPr>
        <w:tab/>
      </w:r>
      <w:r>
        <w:rPr>
          <w:sz w:val="24"/>
          <w:szCs w:val="24"/>
        </w:rPr>
        <w:tab/>
      </w:r>
      <w:r>
        <w:rPr>
          <w:sz w:val="24"/>
          <w:szCs w:val="24"/>
        </w:rPr>
        <w:tab/>
      </w:r>
      <w:r>
        <w:rPr>
          <w:sz w:val="24"/>
          <w:szCs w:val="24"/>
        </w:rPr>
        <w:tab/>
      </w:r>
      <w:r>
        <w:rPr>
          <w:sz w:val="24"/>
          <w:szCs w:val="24"/>
        </w:rPr>
        <w:tab/>
        <w:t xml:space="preserve">                 Environmental Entomology</w:t>
      </w:r>
      <w:r>
        <w:rPr>
          <w:sz w:val="24"/>
          <w:szCs w:val="24"/>
        </w:rPr>
        <w:tab/>
        <w:t xml:space="preserve">                                            </w:t>
      </w:r>
    </w:p>
    <w:p w14:paraId="1C5D8002" w14:textId="77777777" w:rsidR="009A6144" w:rsidRDefault="00A43A4F">
      <w:pPr>
        <w:spacing w:after="0" w:line="480" w:lineRule="auto"/>
        <w:rPr>
          <w:sz w:val="24"/>
          <w:szCs w:val="24"/>
        </w:rPr>
      </w:pPr>
      <w:r>
        <w:rPr>
          <w:sz w:val="24"/>
          <w:szCs w:val="24"/>
        </w:rPr>
        <w:t xml:space="preserve">Eastern Mennonite University  </w:t>
      </w:r>
      <w:r>
        <w:rPr>
          <w:sz w:val="24"/>
          <w:szCs w:val="24"/>
        </w:rPr>
        <w:tab/>
      </w:r>
      <w:r>
        <w:rPr>
          <w:sz w:val="24"/>
          <w:szCs w:val="24"/>
        </w:rPr>
        <w:tab/>
      </w:r>
      <w:r>
        <w:rPr>
          <w:sz w:val="24"/>
          <w:szCs w:val="24"/>
        </w:rPr>
        <w:tab/>
        <w:t xml:space="preserve">          </w:t>
      </w:r>
    </w:p>
    <w:p w14:paraId="4A0482F9" w14:textId="77777777" w:rsidR="009A6144" w:rsidRDefault="00A43A4F">
      <w:pPr>
        <w:spacing w:after="0" w:line="480" w:lineRule="auto"/>
        <w:rPr>
          <w:sz w:val="24"/>
          <w:szCs w:val="24"/>
        </w:rPr>
      </w:pPr>
      <w:r>
        <w:rPr>
          <w:sz w:val="24"/>
          <w:szCs w:val="24"/>
        </w:rPr>
        <w:t>1200 Park Rd., Harrisonburg, VA  22802, USA</w:t>
      </w:r>
    </w:p>
    <w:p w14:paraId="2A2177C7" w14:textId="77777777" w:rsidR="009A6144" w:rsidRDefault="00A43A4F">
      <w:pPr>
        <w:spacing w:after="0" w:line="480" w:lineRule="auto"/>
        <w:rPr>
          <w:sz w:val="24"/>
          <w:szCs w:val="24"/>
        </w:rPr>
      </w:pPr>
      <w:r>
        <w:rPr>
          <w:sz w:val="24"/>
          <w:szCs w:val="24"/>
        </w:rPr>
        <w:t xml:space="preserve">+1 (540) 432 4382 </w:t>
      </w:r>
    </w:p>
    <w:p w14:paraId="60FCE7A8" w14:textId="77777777" w:rsidR="009A6144" w:rsidRDefault="00B605D6">
      <w:pPr>
        <w:spacing w:after="0" w:line="480" w:lineRule="auto"/>
        <w:rPr>
          <w:rStyle w:val="InternetLink"/>
          <w:sz w:val="24"/>
          <w:szCs w:val="24"/>
        </w:rPr>
      </w:pPr>
      <w:hyperlink r:id="rId8">
        <w:r w:rsidR="00A43A4F">
          <w:rPr>
            <w:rStyle w:val="InternetLink"/>
            <w:sz w:val="24"/>
            <w:szCs w:val="24"/>
          </w:rPr>
          <w:t>matthew.siderhurst@emu.edu</w:t>
        </w:r>
      </w:hyperlink>
    </w:p>
    <w:p w14:paraId="614FF41E" w14:textId="77777777" w:rsidR="009A6144" w:rsidRDefault="009A6144">
      <w:pPr>
        <w:spacing w:after="0" w:line="480" w:lineRule="auto"/>
        <w:rPr>
          <w:b/>
          <w:sz w:val="24"/>
          <w:szCs w:val="24"/>
        </w:rPr>
      </w:pPr>
    </w:p>
    <w:p w14:paraId="535505CE" w14:textId="77777777" w:rsidR="009A6144" w:rsidRDefault="00A43A4F">
      <w:pPr>
        <w:spacing w:after="0" w:line="480" w:lineRule="auto"/>
        <w:rPr>
          <w:b/>
          <w:iCs/>
          <w:sz w:val="32"/>
          <w:szCs w:val="32"/>
          <w:lang w:val="en"/>
        </w:rPr>
      </w:pPr>
      <w:r>
        <w:rPr>
          <w:b/>
          <w:sz w:val="32"/>
          <w:szCs w:val="32"/>
        </w:rPr>
        <w:t xml:space="preserve">Judas Beetles: Discovering Cryptic Breeding Sites by Radio Tracking Coconut Rhinoceros Beetles, </w:t>
      </w:r>
      <w:r>
        <w:rPr>
          <w:b/>
          <w:i/>
          <w:iCs/>
          <w:sz w:val="32"/>
          <w:szCs w:val="32"/>
          <w:lang w:val="en"/>
        </w:rPr>
        <w:t>Oryctes rhinoceros</w:t>
      </w:r>
      <w:r>
        <w:rPr>
          <w:b/>
          <w:iCs/>
          <w:sz w:val="32"/>
          <w:szCs w:val="32"/>
          <w:lang w:val="en"/>
        </w:rPr>
        <w:t xml:space="preserve"> (Coleoptera: Scarabaeidae)</w:t>
      </w:r>
    </w:p>
    <w:p w14:paraId="7FCC80AE" w14:textId="77777777" w:rsidR="009A6144" w:rsidRDefault="009A6144">
      <w:pPr>
        <w:spacing w:after="0" w:line="480" w:lineRule="auto"/>
        <w:rPr>
          <w:b/>
          <w:sz w:val="24"/>
          <w:szCs w:val="24"/>
        </w:rPr>
      </w:pPr>
    </w:p>
    <w:p w14:paraId="63719309" w14:textId="63D7CE33" w:rsidR="009A6144" w:rsidRDefault="003D75C2">
      <w:pPr>
        <w:spacing w:after="0" w:line="480" w:lineRule="auto"/>
        <w:rPr>
          <w:b/>
          <w:sz w:val="24"/>
          <w:szCs w:val="24"/>
        </w:rPr>
      </w:pPr>
      <w:ins w:id="1" w:author="Matthew Siderhurst" w:date="2016-03-10T14:20:00Z">
        <w:r>
          <w:rPr>
            <w:b/>
            <w:sz w:val="24"/>
            <w:szCs w:val="24"/>
          </w:rPr>
          <w:t>Aubrey Moore</w:t>
        </w:r>
        <w:r>
          <w:rPr>
            <w:b/>
            <w:sz w:val="24"/>
            <w:szCs w:val="24"/>
            <w:vertAlign w:val="superscript"/>
          </w:rPr>
          <w:t>2</w:t>
        </w:r>
        <w:r>
          <w:rPr>
            <w:b/>
            <w:sz w:val="24"/>
            <w:szCs w:val="24"/>
          </w:rPr>
          <w:t xml:space="preserve">, </w:t>
        </w:r>
      </w:ins>
      <w:commentRangeStart w:id="2"/>
      <w:r w:rsidR="00A43A4F">
        <w:rPr>
          <w:b/>
          <w:sz w:val="24"/>
          <w:szCs w:val="24"/>
        </w:rPr>
        <w:t xml:space="preserve">Diego </w:t>
      </w:r>
      <w:ins w:id="3" w:author="Matthew Siderhurst" w:date="2016-03-10T14:20:00Z">
        <w:r>
          <w:rPr>
            <w:b/>
            <w:sz w:val="24"/>
            <w:szCs w:val="24"/>
          </w:rPr>
          <w:t>C</w:t>
        </w:r>
      </w:ins>
      <w:del w:id="4" w:author="Matthew Siderhurst" w:date="2016-03-10T14:20:00Z">
        <w:r w:rsidR="00A43A4F" w:rsidDel="003D75C2">
          <w:rPr>
            <w:b/>
            <w:sz w:val="24"/>
            <w:szCs w:val="24"/>
          </w:rPr>
          <w:delText>?</w:delText>
        </w:r>
      </w:del>
      <w:r w:rsidR="00A43A4F">
        <w:rPr>
          <w:b/>
          <w:sz w:val="24"/>
          <w:szCs w:val="24"/>
        </w:rPr>
        <w:t>. Barahona</w:t>
      </w:r>
      <w:r w:rsidR="00A43A4F">
        <w:rPr>
          <w:b/>
          <w:sz w:val="24"/>
          <w:szCs w:val="24"/>
          <w:vertAlign w:val="superscript"/>
        </w:rPr>
        <w:t>1</w:t>
      </w:r>
      <w:r w:rsidR="00A43A4F">
        <w:rPr>
          <w:b/>
          <w:sz w:val="24"/>
          <w:szCs w:val="24"/>
        </w:rPr>
        <w:t>, Katherine A. Lehman</w:t>
      </w:r>
      <w:r w:rsidR="00A43A4F">
        <w:rPr>
          <w:b/>
          <w:sz w:val="24"/>
          <w:szCs w:val="24"/>
          <w:vertAlign w:val="superscript"/>
        </w:rPr>
        <w:t>1</w:t>
      </w:r>
      <w:r w:rsidR="00A43A4F">
        <w:rPr>
          <w:b/>
          <w:sz w:val="24"/>
          <w:szCs w:val="24"/>
        </w:rPr>
        <w:t xml:space="preserve">, </w:t>
      </w:r>
      <w:del w:id="5" w:author="Matthew Siderhurst" w:date="2016-03-10T14:20:00Z">
        <w:r w:rsidR="00A43A4F" w:rsidDel="003D75C2">
          <w:rPr>
            <w:b/>
            <w:sz w:val="24"/>
            <w:szCs w:val="24"/>
          </w:rPr>
          <w:delText>Aubrey Moore</w:delText>
        </w:r>
        <w:r w:rsidR="00A43A4F" w:rsidDel="003D75C2">
          <w:rPr>
            <w:b/>
            <w:sz w:val="24"/>
            <w:szCs w:val="24"/>
            <w:vertAlign w:val="superscript"/>
          </w:rPr>
          <w:delText>2</w:delText>
        </w:r>
        <w:r w:rsidR="00A43A4F" w:rsidDel="003D75C2">
          <w:rPr>
            <w:b/>
            <w:sz w:val="24"/>
            <w:szCs w:val="24"/>
          </w:rPr>
          <w:delText xml:space="preserve">, </w:delText>
        </w:r>
      </w:del>
      <w:r w:rsidR="00A43A4F">
        <w:rPr>
          <w:b/>
          <w:sz w:val="24"/>
          <w:szCs w:val="24"/>
        </w:rPr>
        <w:t>Dominick ?. Skabeikis</w:t>
      </w:r>
      <w:r w:rsidR="00A43A4F">
        <w:rPr>
          <w:b/>
          <w:sz w:val="24"/>
          <w:szCs w:val="24"/>
          <w:vertAlign w:val="superscript"/>
        </w:rPr>
        <w:t>3</w:t>
      </w:r>
      <w:r w:rsidR="00A43A4F">
        <w:rPr>
          <w:b/>
          <w:sz w:val="24"/>
          <w:szCs w:val="24"/>
        </w:rPr>
        <w:t>, Ian R. Iriarte</w:t>
      </w:r>
      <w:r w:rsidR="00A43A4F">
        <w:rPr>
          <w:b/>
          <w:sz w:val="24"/>
          <w:szCs w:val="24"/>
          <w:vertAlign w:val="superscript"/>
        </w:rPr>
        <w:t>2</w:t>
      </w:r>
      <w:r w:rsidR="00A43A4F">
        <w:rPr>
          <w:b/>
          <w:sz w:val="24"/>
          <w:szCs w:val="24"/>
        </w:rPr>
        <w:t>,</w:t>
      </w:r>
      <w:r w:rsidR="00A43A4F">
        <w:rPr>
          <w:b/>
          <w:sz w:val="24"/>
          <w:szCs w:val="24"/>
          <w:vertAlign w:val="superscript"/>
        </w:rPr>
        <w:t xml:space="preserve"> </w:t>
      </w:r>
      <w:r w:rsidR="00A43A4F">
        <w:rPr>
          <w:b/>
          <w:sz w:val="24"/>
          <w:szCs w:val="24"/>
        </w:rPr>
        <w:t>Eric B. Jang</w:t>
      </w:r>
      <w:r w:rsidR="00A43A4F">
        <w:rPr>
          <w:b/>
          <w:sz w:val="24"/>
          <w:szCs w:val="24"/>
          <w:vertAlign w:val="superscript"/>
        </w:rPr>
        <w:t>3</w:t>
      </w:r>
      <w:r w:rsidR="00A43A4F">
        <w:rPr>
          <w:b/>
          <w:sz w:val="24"/>
          <w:szCs w:val="24"/>
        </w:rPr>
        <w:t>, Matthew S. Siderhurst</w:t>
      </w:r>
      <w:r w:rsidR="00A43A4F">
        <w:rPr>
          <w:b/>
          <w:sz w:val="24"/>
          <w:szCs w:val="24"/>
          <w:vertAlign w:val="superscript"/>
        </w:rPr>
        <w:t>1</w:t>
      </w:r>
      <w:r w:rsidR="00A43A4F">
        <w:rPr>
          <w:b/>
          <w:sz w:val="24"/>
          <w:szCs w:val="24"/>
        </w:rPr>
        <w:t>*</w:t>
      </w:r>
      <w:commentRangeEnd w:id="2"/>
      <w:r w:rsidR="00A43A4F">
        <w:rPr>
          <w:b/>
          <w:sz w:val="24"/>
          <w:szCs w:val="24"/>
        </w:rPr>
        <w:commentReference w:id="2"/>
      </w:r>
    </w:p>
    <w:p w14:paraId="1722BBFB" w14:textId="77777777" w:rsidR="009A6144" w:rsidRDefault="009A6144">
      <w:pPr>
        <w:spacing w:after="0" w:line="480" w:lineRule="auto"/>
        <w:rPr>
          <w:sz w:val="24"/>
          <w:szCs w:val="24"/>
          <w:vertAlign w:val="superscript"/>
        </w:rPr>
      </w:pPr>
    </w:p>
    <w:p w14:paraId="2A923B64" w14:textId="77777777" w:rsidR="009A6144" w:rsidRDefault="00A43A4F">
      <w:pPr>
        <w:spacing w:after="0" w:line="480" w:lineRule="auto"/>
        <w:contextualSpacing/>
        <w:rPr>
          <w:sz w:val="24"/>
          <w:szCs w:val="24"/>
        </w:rPr>
      </w:pPr>
      <w:r>
        <w:rPr>
          <w:sz w:val="24"/>
          <w:szCs w:val="24"/>
          <w:vertAlign w:val="superscript"/>
        </w:rPr>
        <w:t xml:space="preserve">1 </w:t>
      </w:r>
      <w:r>
        <w:rPr>
          <w:sz w:val="24"/>
          <w:szCs w:val="24"/>
        </w:rPr>
        <w:t>Department of Chemistry, Eastern Mennonite University, 1200 Park Road, Harrisonburg, VA, 22802, USA</w:t>
      </w:r>
    </w:p>
    <w:p w14:paraId="46FD2F70" w14:textId="77777777" w:rsidR="009A6144" w:rsidRDefault="00A43A4F">
      <w:pPr>
        <w:spacing w:after="0" w:line="480" w:lineRule="auto"/>
        <w:contextualSpacing/>
        <w:rPr>
          <w:sz w:val="24"/>
          <w:szCs w:val="24"/>
        </w:rPr>
      </w:pPr>
      <w:r>
        <w:rPr>
          <w:sz w:val="24"/>
          <w:szCs w:val="24"/>
          <w:vertAlign w:val="superscript"/>
        </w:rPr>
        <w:t>2</w:t>
      </w:r>
      <w:r>
        <w:rPr>
          <w:sz w:val="24"/>
          <w:szCs w:val="24"/>
        </w:rPr>
        <w:t xml:space="preserve"> College of Natural and Applied Sciences, University of Guam, Mangilao, Guam 96923, USA</w:t>
      </w:r>
    </w:p>
    <w:p w14:paraId="7A11B9CB" w14:textId="77777777" w:rsidR="009A6144" w:rsidRDefault="00A43A4F">
      <w:pPr>
        <w:spacing w:after="0" w:line="480" w:lineRule="auto"/>
        <w:contextualSpacing/>
        <w:rPr>
          <w:sz w:val="24"/>
          <w:szCs w:val="24"/>
        </w:rPr>
      </w:pPr>
      <w:r>
        <w:rPr>
          <w:sz w:val="24"/>
          <w:szCs w:val="24"/>
          <w:vertAlign w:val="superscript"/>
        </w:rPr>
        <w:t>3</w:t>
      </w:r>
      <w:r>
        <w:rPr>
          <w:sz w:val="24"/>
          <w:szCs w:val="24"/>
        </w:rPr>
        <w:t xml:space="preserve"> Daniel K. Inouye U.S. Pacific Basin Agricultural Research Center, Agricultural Research Service,</w:t>
      </w:r>
    </w:p>
    <w:p w14:paraId="1511A659" w14:textId="77777777" w:rsidR="009A6144" w:rsidRDefault="00A43A4F">
      <w:pPr>
        <w:spacing w:after="0" w:line="480" w:lineRule="auto"/>
        <w:contextualSpacing/>
        <w:rPr>
          <w:sz w:val="24"/>
          <w:szCs w:val="24"/>
        </w:rPr>
      </w:pPr>
      <w:r>
        <w:rPr>
          <w:sz w:val="24"/>
          <w:szCs w:val="24"/>
        </w:rPr>
        <w:t>United States Department of Agricultural, 64 Nowelo St., Hilo, HI 96720, USA</w:t>
      </w:r>
    </w:p>
    <w:p w14:paraId="612752B6" w14:textId="77777777" w:rsidR="009A6144" w:rsidRDefault="009A6144">
      <w:pPr>
        <w:spacing w:after="0" w:line="480" w:lineRule="auto"/>
        <w:contextualSpacing/>
        <w:rPr>
          <w:sz w:val="24"/>
          <w:szCs w:val="24"/>
        </w:rPr>
      </w:pPr>
    </w:p>
    <w:p w14:paraId="3C9CFAAA" w14:textId="77777777" w:rsidR="009A6144" w:rsidRDefault="00A43A4F">
      <w:pPr>
        <w:spacing w:after="0" w:line="480" w:lineRule="auto"/>
        <w:rPr>
          <w:sz w:val="24"/>
          <w:szCs w:val="24"/>
        </w:rPr>
      </w:pPr>
      <w:r>
        <w:rPr>
          <w:sz w:val="24"/>
          <w:szCs w:val="24"/>
        </w:rPr>
        <w:t>* Author to whom correspondence should be addressed.</w:t>
      </w:r>
    </w:p>
    <w:p w14:paraId="6D4930D5" w14:textId="77777777" w:rsidR="009A6144" w:rsidRDefault="009A6144">
      <w:pPr>
        <w:spacing w:after="0" w:line="480" w:lineRule="auto"/>
        <w:rPr>
          <w:sz w:val="24"/>
          <w:szCs w:val="24"/>
        </w:rPr>
      </w:pPr>
    </w:p>
    <w:p w14:paraId="2BE35CDB" w14:textId="77777777" w:rsidR="009A6144" w:rsidRDefault="00A43A4F">
      <w:pPr>
        <w:spacing w:after="0" w:line="480" w:lineRule="auto"/>
        <w:jc w:val="both"/>
        <w:rPr>
          <w:b/>
          <w:sz w:val="28"/>
          <w:szCs w:val="28"/>
        </w:rPr>
      </w:pPr>
      <w:r>
        <w:rPr>
          <w:b/>
          <w:sz w:val="28"/>
          <w:szCs w:val="28"/>
        </w:rPr>
        <w:lastRenderedPageBreak/>
        <w:t>Abstract</w:t>
      </w:r>
    </w:p>
    <w:p w14:paraId="4C6E129A" w14:textId="16FBE67A" w:rsidR="009A6144" w:rsidRDefault="00A43A4F">
      <w:pPr>
        <w:spacing w:after="0" w:line="480" w:lineRule="auto"/>
        <w:jc w:val="both"/>
        <w:rPr>
          <w:rFonts w:eastAsia="Cambria" w:cs="Cambria"/>
          <w:sz w:val="24"/>
          <w:szCs w:val="24"/>
          <w:lang w:val="en"/>
        </w:rPr>
      </w:pPr>
      <w:r>
        <w:rPr>
          <w:rFonts w:eastAsia="Cambria" w:cs="Cambria"/>
          <w:sz w:val="24"/>
          <w:szCs w:val="24"/>
          <w:lang w:val="en"/>
        </w:rPr>
        <w:t xml:space="preserve">The coconut rhinoceros beetle (CRB), </w:t>
      </w:r>
      <w:r>
        <w:rPr>
          <w:rFonts w:eastAsia="Cambria" w:cs="Cambria"/>
          <w:i/>
          <w:iCs/>
          <w:sz w:val="24"/>
          <w:szCs w:val="24"/>
          <w:lang w:val="en"/>
        </w:rPr>
        <w:t xml:space="preserve">Oryctes rhinoceros </w:t>
      </w:r>
      <w:r>
        <w:rPr>
          <w:rFonts w:eastAsia="Cambria" w:cs="Cambria"/>
          <w:sz w:val="24"/>
          <w:szCs w:val="24"/>
          <w:lang w:val="en"/>
        </w:rPr>
        <w:t xml:space="preserve">L., is a serious pest of coconut trees and other palms throughout </w:t>
      </w:r>
      <w:del w:id="6" w:author="Aubrey Moore" w:date="2016-01-07T12:15:00Z">
        <w:r>
          <w:rPr>
            <w:rFonts w:eastAsia="Cambria" w:cs="Cambria"/>
            <w:sz w:val="24"/>
            <w:szCs w:val="24"/>
            <w:lang w:val="en"/>
          </w:rPr>
          <w:delText xml:space="preserve">the Pacific and </w:delText>
        </w:r>
      </w:del>
      <w:r>
        <w:rPr>
          <w:rFonts w:eastAsia="Cambria" w:cs="Cambria"/>
          <w:sz w:val="24"/>
          <w:szCs w:val="24"/>
          <w:lang w:val="en"/>
        </w:rPr>
        <w:t>Southeast Asia</w:t>
      </w:r>
      <w:ins w:id="7" w:author="Aubrey Moore" w:date="2016-01-07T12:15:00Z">
        <w:r>
          <w:rPr>
            <w:rFonts w:eastAsia="Cambria" w:cs="Cambria"/>
            <w:sz w:val="24"/>
            <w:szCs w:val="24"/>
            <w:lang w:val="en"/>
          </w:rPr>
          <w:t xml:space="preserve"> and on</w:t>
        </w:r>
        <w:del w:id="8" w:author="Matthew Siderhurst" w:date="2016-03-10T14:27:00Z">
          <w:r w:rsidDel="003D75C2">
            <w:rPr>
              <w:rFonts w:eastAsia="Cambria" w:cs="Cambria"/>
              <w:sz w:val="24"/>
              <w:szCs w:val="24"/>
              <w:lang w:val="en"/>
            </w:rPr>
            <w:delText xml:space="preserve"> </w:delText>
          </w:r>
        </w:del>
        <w:r>
          <w:rPr>
            <w:rFonts w:eastAsia="Cambria" w:cs="Cambria"/>
            <w:sz w:val="24"/>
            <w:szCs w:val="24"/>
            <w:lang w:val="en"/>
          </w:rPr>
          <w:t xml:space="preserve"> several Pacific Islands</w:t>
        </w:r>
      </w:ins>
      <w:r>
        <w:rPr>
          <w:rFonts w:eastAsia="Cambria" w:cs="Cambria"/>
          <w:sz w:val="24"/>
          <w:szCs w:val="24"/>
          <w:lang w:val="en"/>
        </w:rPr>
        <w:t xml:space="preserve">.  </w:t>
      </w:r>
      <w:ins w:id="9" w:author="Aubrey Moore" w:date="2016-01-07T12:18:00Z">
        <w:r>
          <w:rPr>
            <w:rFonts w:eastAsia="Cambria" w:cs="Cambria"/>
            <w:sz w:val="24"/>
            <w:szCs w:val="24"/>
            <w:lang w:val="en"/>
          </w:rPr>
          <w:t xml:space="preserve">Adults </w:t>
        </w:r>
      </w:ins>
      <w:ins w:id="10" w:author="Matthew Siderhurst" w:date="2016-03-10T15:01:00Z">
        <w:r w:rsidR="00702E34">
          <w:rPr>
            <w:rFonts w:eastAsia="Cambria" w:cs="Cambria"/>
            <w:sz w:val="24"/>
            <w:szCs w:val="24"/>
            <w:lang w:val="en"/>
          </w:rPr>
          <w:t xml:space="preserve">damage and sometimes </w:t>
        </w:r>
      </w:ins>
      <w:ins w:id="11" w:author="Aubrey Moore" w:date="2016-01-07T12:18:00Z">
        <w:r>
          <w:rPr>
            <w:rFonts w:eastAsia="Cambria" w:cs="Cambria"/>
            <w:sz w:val="24"/>
            <w:szCs w:val="24"/>
            <w:lang w:val="en"/>
          </w:rPr>
          <w:t xml:space="preserve">kill palms when they bore into </w:t>
        </w:r>
      </w:ins>
      <w:ins w:id="12" w:author="Matthew Siderhurst" w:date="2016-03-10T15:02:00Z">
        <w:r w:rsidR="00702E34">
          <w:rPr>
            <w:rFonts w:eastAsia="Cambria" w:cs="Cambria"/>
            <w:sz w:val="24"/>
            <w:szCs w:val="24"/>
            <w:lang w:val="en"/>
          </w:rPr>
          <w:t xml:space="preserve">the </w:t>
        </w:r>
      </w:ins>
      <w:ins w:id="13" w:author="Aubrey Moore" w:date="2016-01-07T12:18:00Z">
        <w:r>
          <w:rPr>
            <w:rFonts w:eastAsia="Cambria" w:cs="Cambria"/>
            <w:sz w:val="24"/>
            <w:szCs w:val="24"/>
            <w:lang w:val="en"/>
          </w:rPr>
          <w:t>crown</w:t>
        </w:r>
        <w:del w:id="14" w:author="Matthew Siderhurst" w:date="2016-03-10T15:02:00Z">
          <w:r w:rsidDel="00702E34">
            <w:rPr>
              <w:rFonts w:eastAsia="Cambria" w:cs="Cambria"/>
              <w:sz w:val="24"/>
              <w:szCs w:val="24"/>
              <w:lang w:val="en"/>
            </w:rPr>
            <w:delText>s</w:delText>
          </w:r>
        </w:del>
        <w:r>
          <w:rPr>
            <w:rFonts w:eastAsia="Cambria" w:cs="Cambria"/>
            <w:sz w:val="24"/>
            <w:szCs w:val="24"/>
            <w:lang w:val="en"/>
          </w:rPr>
          <w:t xml:space="preserve"> to feed</w:t>
        </w:r>
      </w:ins>
      <w:ins w:id="15" w:author="Matthew Siderhurst" w:date="2016-03-10T15:02:00Z">
        <w:r w:rsidR="00702E34">
          <w:rPr>
            <w:rFonts w:eastAsia="Cambria" w:cs="Cambria"/>
            <w:sz w:val="24"/>
            <w:szCs w:val="24"/>
            <w:lang w:val="en"/>
          </w:rPr>
          <w:t>.  In contrast,</w:t>
        </w:r>
      </w:ins>
      <w:ins w:id="16" w:author="Aubrey Moore" w:date="2016-01-07T12:18:00Z">
        <w:del w:id="17" w:author="Matthew Siderhurst" w:date="2016-03-10T15:02:00Z">
          <w:r w:rsidDel="00702E34">
            <w:rPr>
              <w:rFonts w:eastAsia="Cambria" w:cs="Cambria"/>
              <w:sz w:val="24"/>
              <w:szCs w:val="24"/>
              <w:lang w:val="en"/>
            </w:rPr>
            <w:delText xml:space="preserve"> on</w:delText>
          </w:r>
        </w:del>
        <w:r>
          <w:rPr>
            <w:rFonts w:eastAsia="Cambria" w:cs="Cambria"/>
            <w:sz w:val="24"/>
            <w:szCs w:val="24"/>
            <w:lang w:val="en"/>
          </w:rPr>
          <w:t xml:space="preserve"> </w:t>
        </w:r>
        <w:del w:id="18" w:author="Matthew Siderhurst" w:date="2016-03-10T14:30:00Z">
          <w:r w:rsidDel="00CB08AC">
            <w:rPr>
              <w:rFonts w:eastAsia="Cambria" w:cs="Cambria"/>
              <w:sz w:val="24"/>
              <w:szCs w:val="24"/>
              <w:lang w:val="en"/>
            </w:rPr>
            <w:delText>sap</w:delText>
          </w:r>
        </w:del>
      </w:ins>
      <w:ins w:id="19" w:author="Aubrey Moore" w:date="2016-01-07T12:19:00Z">
        <w:del w:id="20" w:author="Matthew Siderhurst" w:date="2016-03-10T14:30:00Z">
          <w:r w:rsidDel="00CB08AC">
            <w:rPr>
              <w:rFonts w:eastAsia="Cambria" w:cs="Cambria"/>
              <w:sz w:val="24"/>
              <w:szCs w:val="24"/>
              <w:lang w:val="en"/>
            </w:rPr>
            <w:delText xml:space="preserve">. </w:delText>
          </w:r>
        </w:del>
      </w:ins>
      <w:ins w:id="21" w:author="Matthew Siderhurst" w:date="2016-03-10T14:31:00Z">
        <w:r w:rsidR="00CB08AC">
          <w:rPr>
            <w:rFonts w:eastAsia="Cambria" w:cs="Cambria"/>
            <w:sz w:val="24"/>
            <w:szCs w:val="24"/>
            <w:lang w:val="en"/>
          </w:rPr>
          <w:t>l</w:t>
        </w:r>
      </w:ins>
      <w:ins w:id="22" w:author="Aubrey Moore" w:date="2016-01-07T12:19:00Z">
        <w:del w:id="23" w:author="Matthew Siderhurst" w:date="2016-03-10T14:31:00Z">
          <w:r w:rsidDel="00CB08AC">
            <w:rPr>
              <w:rFonts w:eastAsia="Cambria" w:cs="Cambria"/>
              <w:sz w:val="24"/>
              <w:szCs w:val="24"/>
              <w:lang w:val="en"/>
            </w:rPr>
            <w:delText>L</w:delText>
          </w:r>
        </w:del>
        <w:r>
          <w:rPr>
            <w:rFonts w:eastAsia="Cambria" w:cs="Cambria"/>
            <w:sz w:val="24"/>
            <w:szCs w:val="24"/>
            <w:lang w:val="en"/>
          </w:rPr>
          <w:t xml:space="preserve">arvae feed only </w:t>
        </w:r>
      </w:ins>
      <w:ins w:id="24" w:author="Matthew Siderhurst" w:date="2016-03-10T14:31:00Z">
        <w:r w:rsidR="00CB08AC">
          <w:rPr>
            <w:rFonts w:eastAsia="Cambria" w:cs="Cambria"/>
            <w:sz w:val="24"/>
            <w:szCs w:val="24"/>
            <w:lang w:val="en"/>
          </w:rPr>
          <w:t xml:space="preserve">on </w:t>
        </w:r>
      </w:ins>
      <w:ins w:id="25" w:author="Aubrey Moore" w:date="2016-01-07T12:19:00Z">
        <w:r>
          <w:rPr>
            <w:rFonts w:eastAsia="Cambria" w:cs="Cambria"/>
            <w:sz w:val="24"/>
            <w:szCs w:val="24"/>
            <w:lang w:val="en"/>
          </w:rPr>
          <w:t xml:space="preserve">dead plant material at </w:t>
        </w:r>
      </w:ins>
      <w:ins w:id="26" w:author="Aubrey Moore" w:date="2016-01-07T12:20:00Z">
        <w:r>
          <w:rPr>
            <w:rFonts w:eastAsia="Cambria" w:cs="Cambria"/>
            <w:sz w:val="24"/>
            <w:szCs w:val="24"/>
            <w:lang w:val="en"/>
          </w:rPr>
          <w:t xml:space="preserve">breeding sites. </w:t>
        </w:r>
      </w:ins>
      <w:ins w:id="27" w:author="Matthew Siderhurst" w:date="2016-03-10T14:32:00Z">
        <w:r w:rsidR="00CB08AC" w:rsidRPr="000755C8">
          <w:rPr>
            <w:rFonts w:eastAsia="Cambria" w:cs="Cambria"/>
            <w:sz w:val="24"/>
            <w:szCs w:val="24"/>
            <w:lang w:val="en"/>
          </w:rPr>
          <w:t>Typically CRB populations are controlled with a combination of biocontrol, pheromone traps, and breeding site removal.</w:t>
        </w:r>
        <w:r w:rsidR="00CB08AC">
          <w:rPr>
            <w:rFonts w:eastAsia="Cambria" w:cs="Cambria"/>
            <w:sz w:val="24"/>
            <w:szCs w:val="24"/>
            <w:lang w:val="en"/>
          </w:rPr>
          <w:t xml:space="preserve">  </w:t>
        </w:r>
      </w:ins>
      <w:ins w:id="28" w:author="Aubrey Moore" w:date="2016-01-07T12:22:00Z">
        <w:del w:id="29" w:author="Matthew Siderhurst" w:date="2016-03-10T14:32:00Z">
          <w:r w:rsidDel="00CB08AC">
            <w:rPr>
              <w:rFonts w:eastAsia="Cambria" w:cs="Cambria"/>
              <w:sz w:val="24"/>
              <w:szCs w:val="24"/>
              <w:lang w:val="en"/>
            </w:rPr>
            <w:delText>E</w:delText>
          </w:r>
        </w:del>
      </w:ins>
      <w:ins w:id="30" w:author="Aubrey Moore" w:date="2016-01-07T12:21:00Z">
        <w:del w:id="31" w:author="Matthew Siderhurst" w:date="2016-03-10T14:32:00Z">
          <w:r w:rsidDel="00CB08AC">
            <w:rPr>
              <w:rFonts w:eastAsia="Cambria" w:cs="Cambria"/>
              <w:sz w:val="24"/>
              <w:szCs w:val="24"/>
              <w:lang w:val="en"/>
            </w:rPr>
            <w:delText xml:space="preserve">radication is possible if all breeding sites are located and destroyed. </w:delText>
          </w:r>
        </w:del>
      </w:ins>
      <w:ins w:id="32" w:author="Aubrey Moore" w:date="2016-01-07T12:45:00Z">
        <w:r>
          <w:rPr>
            <w:rFonts w:eastAsia="Cambria" w:cs="Cambria"/>
            <w:sz w:val="24"/>
            <w:szCs w:val="24"/>
            <w:lang w:val="en"/>
          </w:rPr>
          <w:t>A</w:t>
        </w:r>
      </w:ins>
      <w:ins w:id="33" w:author="Aubrey Moore" w:date="2016-01-07T12:24:00Z">
        <w:r>
          <w:rPr>
            <w:rFonts w:eastAsia="Cambria" w:cs="Cambria"/>
            <w:sz w:val="24"/>
            <w:szCs w:val="24"/>
            <w:lang w:val="en"/>
          </w:rPr>
          <w:t xml:space="preserve"> field trial was performed </w:t>
        </w:r>
      </w:ins>
      <w:ins w:id="34" w:author="Matthew Siderhurst" w:date="2016-03-10T14:34:00Z">
        <w:r w:rsidR="00CB08AC" w:rsidRPr="000755C8">
          <w:rPr>
            <w:rFonts w:eastAsia="Cambria" w:cs="Cambria"/>
            <w:sz w:val="24"/>
            <w:szCs w:val="24"/>
            <w:lang w:val="en"/>
          </w:rPr>
          <w:t>at two locations</w:t>
        </w:r>
        <w:r w:rsidR="00CB08AC">
          <w:rPr>
            <w:rFonts w:eastAsia="Cambria" w:cs="Cambria"/>
            <w:sz w:val="24"/>
            <w:szCs w:val="24"/>
            <w:lang w:val="en"/>
          </w:rPr>
          <w:t xml:space="preserve"> </w:t>
        </w:r>
      </w:ins>
      <w:ins w:id="35" w:author="Aubrey Moore" w:date="2016-01-07T12:24:00Z">
        <w:r>
          <w:rPr>
            <w:rFonts w:eastAsia="Cambria" w:cs="Cambria"/>
            <w:sz w:val="24"/>
            <w:szCs w:val="24"/>
            <w:lang w:val="en"/>
          </w:rPr>
          <w:t>on Guam to test the feasibility of using</w:t>
        </w:r>
      </w:ins>
      <w:ins w:id="36" w:author="Aubrey Moore" w:date="2016-01-07T12:25:00Z">
        <w:r>
          <w:rPr>
            <w:rFonts w:eastAsia="Cambria" w:cs="Cambria"/>
            <w:sz w:val="24"/>
            <w:szCs w:val="24"/>
            <w:lang w:val="en"/>
          </w:rPr>
          <w:t xml:space="preserve"> radio-tagged adults to discover cryptic breeding sites. </w:t>
        </w:r>
      </w:ins>
      <w:ins w:id="37" w:author="Matthew Siderhurst" w:date="2016-03-10T14:34:00Z">
        <w:r w:rsidR="00CB08AC">
          <w:rPr>
            <w:rFonts w:eastAsia="Cambria" w:cs="Cambria"/>
            <w:sz w:val="24"/>
            <w:szCs w:val="24"/>
            <w:lang w:val="en"/>
          </w:rPr>
          <w:t xml:space="preserve"> </w:t>
        </w:r>
      </w:ins>
      <w:ins w:id="38" w:author="Aubrey Moore" w:date="2016-01-07T12:46:00Z">
        <w:r>
          <w:rPr>
            <w:rFonts w:eastAsia="Cambria" w:cs="Cambria"/>
            <w:sz w:val="24"/>
            <w:szCs w:val="24"/>
            <w:lang w:val="en"/>
          </w:rPr>
          <w:t>Of 33</w:t>
        </w:r>
      </w:ins>
      <w:ins w:id="39" w:author="Aubrey Moore" w:date="2016-01-07T12:45:00Z">
        <w:r>
          <w:rPr>
            <w:rFonts w:eastAsia="Cambria" w:cs="Cambria"/>
            <w:sz w:val="24"/>
            <w:szCs w:val="24"/>
            <w:lang w:val="en"/>
          </w:rPr>
          <w:t xml:space="preserve"> radio-tagged </w:t>
        </w:r>
      </w:ins>
      <w:ins w:id="40" w:author="Aubrey Moore" w:date="2016-01-07T12:44:00Z">
        <w:r>
          <w:rPr>
            <w:rFonts w:eastAsia="Cambria" w:cs="Cambria"/>
            <w:sz w:val="24"/>
            <w:szCs w:val="24"/>
            <w:lang w:val="en"/>
          </w:rPr>
          <w:t>beetles that were released, 19 were successfully tracked to landing sites</w:t>
        </w:r>
      </w:ins>
      <w:ins w:id="41" w:author="Matthew Siderhurst" w:date="2016-03-10T14:40:00Z">
        <w:r w:rsidR="00CB08AC">
          <w:rPr>
            <w:rFonts w:eastAsia="Cambria" w:cs="Cambria"/>
            <w:sz w:val="24"/>
            <w:szCs w:val="24"/>
            <w:lang w:val="en"/>
          </w:rPr>
          <w:t xml:space="preserve"> in </w:t>
        </w:r>
        <w:r w:rsidR="00CB08AC" w:rsidRPr="000755C8">
          <w:rPr>
            <w:rFonts w:eastAsia="Cambria" w:cs="Cambria"/>
            <w:sz w:val="24"/>
            <w:szCs w:val="24"/>
            <w:lang w:val="en"/>
          </w:rPr>
          <w:t>five different microhabitats</w:t>
        </w:r>
      </w:ins>
      <w:ins w:id="42" w:author="Aubrey Moore" w:date="2016-01-07T12:44:00Z">
        <w:r>
          <w:rPr>
            <w:rFonts w:eastAsia="Cambria" w:cs="Cambria"/>
            <w:sz w:val="24"/>
            <w:szCs w:val="24"/>
            <w:lang w:val="en"/>
          </w:rPr>
          <w:t xml:space="preserve">, </w:t>
        </w:r>
        <w:del w:id="43" w:author="Matthew Siderhurst" w:date="2016-03-10T14:38:00Z">
          <w:r w:rsidDel="00CB08AC">
            <w:rPr>
              <w:rFonts w:eastAsia="Cambria" w:cs="Cambria"/>
              <w:sz w:val="24"/>
              <w:szCs w:val="24"/>
              <w:lang w:val="en"/>
            </w:rPr>
            <w:delText>X</w:delText>
          </w:r>
        </w:del>
      </w:ins>
      <w:ins w:id="44" w:author="Matthew Siderhurst" w:date="2016-03-10T14:38:00Z">
        <w:r w:rsidR="00CB08AC">
          <w:rPr>
            <w:rFonts w:eastAsia="Cambria" w:cs="Cambria"/>
            <w:sz w:val="24"/>
            <w:szCs w:val="24"/>
            <w:lang w:val="en"/>
          </w:rPr>
          <w:t>11</w:t>
        </w:r>
      </w:ins>
      <w:ins w:id="45" w:author="Aubrey Moore" w:date="2016-01-07T12:44:00Z">
        <w:r>
          <w:rPr>
            <w:rFonts w:eastAsia="Cambria" w:cs="Cambria"/>
            <w:sz w:val="24"/>
            <w:szCs w:val="24"/>
            <w:lang w:val="en"/>
          </w:rPr>
          <w:t xml:space="preserve"> of which were considered to be active or potential breeding sites. The remaining 14 beetles were lost when they flew beyond the range of our receivers.</w:t>
        </w:r>
      </w:ins>
      <w:ins w:id="46" w:author="Aubrey Moore" w:date="2016-01-07T12:48:00Z">
        <w:r>
          <w:rPr>
            <w:rFonts w:eastAsia="Cambria" w:cs="Cambria"/>
            <w:sz w:val="24"/>
            <w:szCs w:val="24"/>
            <w:lang w:val="en"/>
          </w:rPr>
          <w:t xml:space="preserve"> </w:t>
        </w:r>
      </w:ins>
      <w:ins w:id="47" w:author="Aubrey Moore" w:date="2016-01-07T13:00:00Z">
        <w:r>
          <w:rPr>
            <w:rFonts w:eastAsia="Cambria" w:cs="Cambria"/>
            <w:sz w:val="24"/>
            <w:szCs w:val="24"/>
            <w:lang w:val="en"/>
          </w:rPr>
          <w:t xml:space="preserve">None of the radio-tagged beetles were caught in </w:t>
        </w:r>
      </w:ins>
      <w:ins w:id="48" w:author="Matthew Siderhurst" w:date="2016-03-15T15:21:00Z">
        <w:r w:rsidR="007C40BA">
          <w:rPr>
            <w:rFonts w:eastAsia="Cambria" w:cs="Cambria"/>
            <w:sz w:val="24"/>
            <w:szCs w:val="24"/>
            <w:lang w:val="en"/>
          </w:rPr>
          <w:t xml:space="preserve">the </w:t>
        </w:r>
      </w:ins>
      <w:ins w:id="49" w:author="Aubrey Moore" w:date="2016-01-07T13:05:00Z">
        <w:r>
          <w:rPr>
            <w:rFonts w:eastAsia="Cambria" w:cs="Cambria"/>
            <w:sz w:val="24"/>
            <w:szCs w:val="24"/>
            <w:lang w:val="en"/>
          </w:rPr>
          <w:t xml:space="preserve">numerous </w:t>
        </w:r>
      </w:ins>
      <w:ins w:id="50" w:author="Aubrey Moore" w:date="2016-01-07T13:01:00Z">
        <w:r>
          <w:rPr>
            <w:rFonts w:eastAsia="Cambria" w:cs="Cambria"/>
            <w:sz w:val="24"/>
            <w:szCs w:val="24"/>
            <w:lang w:val="en"/>
          </w:rPr>
          <w:t>pheromone traps</w:t>
        </w:r>
      </w:ins>
      <w:ins w:id="51" w:author="Aubrey Moore" w:date="2016-01-07T13:05:00Z">
        <w:r>
          <w:rPr>
            <w:rFonts w:eastAsia="Cambria" w:cs="Cambria"/>
            <w:sz w:val="24"/>
            <w:szCs w:val="24"/>
            <w:lang w:val="en"/>
          </w:rPr>
          <w:t xml:space="preserve"> </w:t>
        </w:r>
      </w:ins>
      <w:ins w:id="52" w:author="Matthew Siderhurst" w:date="2016-03-15T15:22:00Z">
        <w:r w:rsidR="007C40BA">
          <w:rPr>
            <w:rFonts w:eastAsia="Cambria" w:cs="Cambria"/>
            <w:sz w:val="24"/>
            <w:szCs w:val="24"/>
            <w:lang w:val="en"/>
          </w:rPr>
          <w:t>present at the</w:t>
        </w:r>
      </w:ins>
      <w:ins w:id="53" w:author="Aubrey Moore" w:date="2016-01-07T13:05:00Z">
        <w:del w:id="54" w:author="Matthew Siderhurst" w:date="2016-03-15T15:22:00Z">
          <w:r w:rsidDel="007C40BA">
            <w:rPr>
              <w:rFonts w:eastAsia="Cambria" w:cs="Cambria"/>
              <w:sz w:val="24"/>
              <w:szCs w:val="24"/>
              <w:lang w:val="en"/>
            </w:rPr>
            <w:delText>near</w:delText>
          </w:r>
        </w:del>
        <w:r>
          <w:rPr>
            <w:rFonts w:eastAsia="Cambria" w:cs="Cambria"/>
            <w:sz w:val="24"/>
            <w:szCs w:val="24"/>
            <w:lang w:val="en"/>
          </w:rPr>
          <w:t xml:space="preserve"> release sites.</w:t>
        </w:r>
      </w:ins>
      <w:ins w:id="55" w:author="Matthew Siderhurst" w:date="2016-03-10T14:39:00Z">
        <w:r w:rsidR="00CB08AC">
          <w:rPr>
            <w:rFonts w:eastAsia="Cambria" w:cs="Cambria"/>
            <w:sz w:val="24"/>
            <w:szCs w:val="24"/>
            <w:lang w:val="en"/>
          </w:rPr>
          <w:t xml:space="preserve">  </w:t>
        </w:r>
        <w:r w:rsidR="00CB08AC" w:rsidRPr="000755C8">
          <w:rPr>
            <w:sz w:val="24"/>
            <w:szCs w:val="24"/>
          </w:rPr>
          <w:t xml:space="preserve">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w:t>
        </w:r>
      </w:ins>
      <w:ins w:id="56" w:author="Matthew Siderhurst" w:date="2016-03-10T14:42:00Z">
        <w:r w:rsidR="00CB08AC">
          <w:rPr>
            <w:sz w:val="24"/>
            <w:szCs w:val="24"/>
          </w:rPr>
          <w:t>those that were lost</w:t>
        </w:r>
      </w:ins>
      <w:ins w:id="57" w:author="Matthew Siderhurst" w:date="2016-03-10T14:39:00Z">
        <w:r w:rsidR="00CB08AC" w:rsidRPr="000755C8">
          <w:rPr>
            <w:sz w:val="24"/>
            <w:szCs w:val="24"/>
          </w:rPr>
          <w:t xml:space="preserve"> (72 ± 2%) also differed significantly.</w:t>
        </w:r>
        <w:r w:rsidR="00CB08AC" w:rsidRPr="000755C8">
          <w:rPr>
            <w:rFonts w:eastAsia="Cambria" w:cs="Cambria"/>
            <w:sz w:val="24"/>
            <w:szCs w:val="24"/>
            <w:lang w:val="en"/>
          </w:rPr>
          <w:t xml:space="preserve">  Tracking CRB in this manner shows good promise as a method to identify cryptic breeding sites, which could then be treated, removed, </w:t>
        </w:r>
        <w:commentRangeStart w:id="58"/>
        <w:r w:rsidR="00CB08AC" w:rsidRPr="000755C8">
          <w:rPr>
            <w:rFonts w:eastAsia="Cambria" w:cs="Cambria"/>
            <w:sz w:val="24"/>
            <w:szCs w:val="24"/>
            <w:lang w:val="en"/>
          </w:rPr>
          <w:t>or destroyed</w:t>
        </w:r>
        <w:commentRangeEnd w:id="58"/>
        <w:r w:rsidR="00CB08AC">
          <w:rPr>
            <w:rStyle w:val="CommentReference"/>
          </w:rPr>
          <w:commentReference w:id="58"/>
        </w:r>
        <w:r w:rsidR="00CB08AC" w:rsidRPr="000755C8">
          <w:rPr>
            <w:rFonts w:eastAsia="Cambria" w:cs="Cambria"/>
            <w:sz w:val="24"/>
            <w:szCs w:val="24"/>
            <w:lang w:val="en"/>
          </w:rPr>
          <w:t>.</w:t>
        </w:r>
      </w:ins>
    </w:p>
    <w:p w14:paraId="35CC7E01" w14:textId="77777777" w:rsidR="009A6144" w:rsidRDefault="00A43A4F">
      <w:pPr>
        <w:spacing w:after="0" w:line="480" w:lineRule="auto"/>
        <w:jc w:val="both"/>
        <w:rPr>
          <w:rFonts w:eastAsia="Cambria" w:cs="Cambria"/>
          <w:sz w:val="24"/>
          <w:szCs w:val="24"/>
          <w:lang w:val="en"/>
        </w:rPr>
      </w:pPr>
      <w:del w:id="59" w:author="Aubrey Moore" w:date="2016-01-07T13:06:00Z">
        <w:r>
          <w:rPr>
            <w:rFonts w:eastAsia="Cambria" w:cs="Cambria"/>
            <w:sz w:val="24"/>
            <w:szCs w:val="24"/>
            <w:lang w:val="en"/>
          </w:rPr>
          <w:delText>Typically CRB populations are controlled with a combination of biocontrol, pheromone traps, and breeding site removal.  This study used radio-tagged CRB</w:delText>
        </w:r>
        <w:r>
          <w:rPr>
            <w:rFonts w:eastAsia="Cambria" w:cs="Cambria"/>
            <w:i/>
            <w:iCs/>
            <w:sz w:val="24"/>
            <w:szCs w:val="24"/>
            <w:lang w:val="en"/>
          </w:rPr>
          <w:delText xml:space="preserve"> </w:delText>
        </w:r>
        <w:r>
          <w:rPr>
            <w:rFonts w:eastAsia="Cambria" w:cs="Cambria"/>
            <w:sz w:val="24"/>
            <w:szCs w:val="24"/>
            <w:lang w:val="en"/>
          </w:rPr>
          <w:delText xml:space="preserve">to track beetle movement at two locations on Guam.  Nineteen CRB were successfully tracked to five different microhabitats.  </w:delText>
        </w:r>
        <w:r>
          <w:rPr>
            <w:sz w:val="24"/>
            <w:szCs w:val="24"/>
          </w:rPr>
          <w:delText>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lost CRB (72 ± 2%) also differed significantly.</w:delText>
        </w:r>
        <w:r>
          <w:rPr>
            <w:rFonts w:eastAsia="Cambria" w:cs="Cambria"/>
            <w:sz w:val="24"/>
            <w:szCs w:val="24"/>
            <w:lang w:val="en"/>
          </w:rPr>
          <w:delText xml:space="preserve">  Tracking CRB in this manner shows good promise as a method to identify cryptic breeding sites, which could then be treated, removed, </w:delText>
        </w:r>
        <w:commentRangeStart w:id="60"/>
        <w:r>
          <w:rPr>
            <w:rFonts w:eastAsia="Cambria" w:cs="Cambria"/>
            <w:sz w:val="24"/>
            <w:szCs w:val="24"/>
            <w:lang w:val="en"/>
          </w:rPr>
          <w:delText>or destroyed</w:delText>
        </w:r>
      </w:del>
      <w:commentRangeEnd w:id="60"/>
      <w:r>
        <w:rPr>
          <w:rFonts w:eastAsia="Cambria" w:cs="Cambria"/>
          <w:sz w:val="24"/>
          <w:szCs w:val="24"/>
          <w:lang w:val="en"/>
        </w:rPr>
        <w:commentReference w:id="60"/>
      </w:r>
      <w:del w:id="61" w:author="Matthew Siderhurst" w:date="2016-03-10T14:35:00Z">
        <w:r w:rsidDel="00CB08AC">
          <w:rPr>
            <w:rFonts w:eastAsia="Cambria" w:cs="Cambria"/>
            <w:sz w:val="24"/>
            <w:szCs w:val="24"/>
            <w:lang w:val="en"/>
          </w:rPr>
          <w:delText>.</w:delText>
        </w:r>
      </w:del>
    </w:p>
    <w:p w14:paraId="010AC0F6" w14:textId="77777777" w:rsidR="009A6144" w:rsidRDefault="00A43A4F">
      <w:pPr>
        <w:spacing w:after="0" w:line="480" w:lineRule="auto"/>
        <w:jc w:val="both"/>
        <w:rPr>
          <w:b/>
          <w:sz w:val="24"/>
          <w:szCs w:val="24"/>
        </w:rPr>
      </w:pPr>
      <w:r>
        <w:rPr>
          <w:b/>
          <w:sz w:val="24"/>
          <w:szCs w:val="24"/>
        </w:rPr>
        <w:t xml:space="preserve"> </w:t>
      </w:r>
    </w:p>
    <w:p w14:paraId="1499539E" w14:textId="77777777" w:rsidR="009A6144" w:rsidRDefault="009A6144">
      <w:pPr>
        <w:spacing w:after="0" w:line="480" w:lineRule="auto"/>
        <w:jc w:val="both"/>
        <w:rPr>
          <w:b/>
          <w:sz w:val="24"/>
          <w:szCs w:val="24"/>
        </w:rPr>
      </w:pPr>
    </w:p>
    <w:p w14:paraId="59299B5B" w14:textId="77777777" w:rsidR="009A6144" w:rsidRDefault="00A43A4F">
      <w:pPr>
        <w:spacing w:after="0" w:line="480" w:lineRule="auto"/>
        <w:jc w:val="both"/>
        <w:rPr>
          <w:sz w:val="24"/>
          <w:szCs w:val="24"/>
        </w:rPr>
      </w:pPr>
      <w:r>
        <w:rPr>
          <w:b/>
          <w:sz w:val="24"/>
          <w:szCs w:val="24"/>
        </w:rPr>
        <w:t xml:space="preserve">Key words: </w:t>
      </w:r>
      <w:r>
        <w:rPr>
          <w:sz w:val="24"/>
          <w:szCs w:val="24"/>
        </w:rPr>
        <w:t xml:space="preserve">radio tracking, </w:t>
      </w:r>
      <w:r>
        <w:rPr>
          <w:rFonts w:eastAsia="Cambria" w:cs="Cambria"/>
          <w:i/>
          <w:iCs/>
          <w:sz w:val="24"/>
          <w:szCs w:val="24"/>
          <w:lang w:val="en"/>
        </w:rPr>
        <w:t>Oryctes rhinoceros</w:t>
      </w:r>
      <w:r>
        <w:rPr>
          <w:rFonts w:eastAsia="Cambria" w:cs="Cambria"/>
          <w:iCs/>
          <w:sz w:val="24"/>
          <w:szCs w:val="24"/>
          <w:lang w:val="en"/>
        </w:rPr>
        <w:t xml:space="preserve">, breeding sites, </w:t>
      </w:r>
      <w:r>
        <w:rPr>
          <w:sz w:val="24"/>
          <w:szCs w:val="24"/>
        </w:rPr>
        <w:t xml:space="preserve"> </w:t>
      </w:r>
    </w:p>
    <w:p w14:paraId="2C39D7ED" w14:textId="77777777" w:rsidR="009A6144" w:rsidRDefault="009A6144">
      <w:pPr>
        <w:spacing w:after="0" w:line="480" w:lineRule="auto"/>
        <w:jc w:val="both"/>
        <w:rPr>
          <w:sz w:val="24"/>
          <w:szCs w:val="24"/>
        </w:rPr>
      </w:pPr>
    </w:p>
    <w:p w14:paraId="421D636F" w14:textId="589F5C56" w:rsidR="009A6144" w:rsidDel="00CB08AC" w:rsidRDefault="009A6144">
      <w:pPr>
        <w:spacing w:after="0" w:line="480" w:lineRule="auto"/>
        <w:jc w:val="both"/>
        <w:rPr>
          <w:del w:id="62" w:author="Matthew Siderhurst" w:date="2016-03-10T14:42:00Z"/>
          <w:sz w:val="24"/>
          <w:szCs w:val="24"/>
        </w:rPr>
      </w:pPr>
    </w:p>
    <w:p w14:paraId="7C7C65F9" w14:textId="6B7863BF" w:rsidR="009A6144" w:rsidDel="00CB08AC" w:rsidRDefault="009A6144">
      <w:pPr>
        <w:spacing w:after="0" w:line="480" w:lineRule="auto"/>
        <w:jc w:val="both"/>
        <w:rPr>
          <w:del w:id="63" w:author="Matthew Siderhurst" w:date="2016-03-10T14:42:00Z"/>
          <w:sz w:val="24"/>
          <w:szCs w:val="24"/>
        </w:rPr>
      </w:pPr>
    </w:p>
    <w:p w14:paraId="4B60FAB1" w14:textId="6C1A79F2" w:rsidR="009A6144" w:rsidDel="00CB08AC" w:rsidRDefault="009A6144">
      <w:pPr>
        <w:spacing w:after="0" w:line="480" w:lineRule="auto"/>
        <w:jc w:val="both"/>
        <w:rPr>
          <w:del w:id="64" w:author="Matthew Siderhurst" w:date="2016-03-10T14:42:00Z"/>
          <w:sz w:val="24"/>
          <w:szCs w:val="24"/>
        </w:rPr>
      </w:pPr>
    </w:p>
    <w:p w14:paraId="627E2E3E" w14:textId="113CACC6" w:rsidR="009A6144" w:rsidDel="00CB08AC" w:rsidRDefault="009A6144">
      <w:pPr>
        <w:spacing w:after="0" w:line="480" w:lineRule="auto"/>
        <w:jc w:val="both"/>
        <w:rPr>
          <w:del w:id="65" w:author="Matthew Siderhurst" w:date="2016-03-10T14:42:00Z"/>
          <w:sz w:val="24"/>
          <w:szCs w:val="24"/>
        </w:rPr>
      </w:pPr>
    </w:p>
    <w:p w14:paraId="1DC0E77A" w14:textId="33C694B8" w:rsidR="009A6144" w:rsidDel="00CB08AC" w:rsidRDefault="009A6144">
      <w:pPr>
        <w:spacing w:after="0" w:line="480" w:lineRule="auto"/>
        <w:jc w:val="both"/>
        <w:rPr>
          <w:del w:id="66" w:author="Matthew Siderhurst" w:date="2016-03-10T14:42:00Z"/>
          <w:sz w:val="24"/>
          <w:szCs w:val="24"/>
        </w:rPr>
      </w:pPr>
    </w:p>
    <w:p w14:paraId="0C7CFCD4" w14:textId="2B367134" w:rsidR="009A6144" w:rsidDel="00CB08AC" w:rsidRDefault="009A6144">
      <w:pPr>
        <w:spacing w:after="0" w:line="480" w:lineRule="auto"/>
        <w:jc w:val="both"/>
        <w:rPr>
          <w:del w:id="67" w:author="Matthew Siderhurst" w:date="2016-03-10T14:42:00Z"/>
          <w:sz w:val="24"/>
          <w:szCs w:val="24"/>
        </w:rPr>
      </w:pPr>
    </w:p>
    <w:p w14:paraId="31FC0BC3" w14:textId="77777777" w:rsidR="009A6144" w:rsidRPr="006E2C61" w:rsidRDefault="00A43A4F">
      <w:pPr>
        <w:spacing w:after="0" w:line="480" w:lineRule="auto"/>
        <w:jc w:val="both"/>
        <w:rPr>
          <w:b/>
          <w:sz w:val="28"/>
          <w:szCs w:val="28"/>
        </w:rPr>
      </w:pPr>
      <w:r w:rsidRPr="006E2C61">
        <w:rPr>
          <w:b/>
          <w:sz w:val="28"/>
          <w:szCs w:val="28"/>
        </w:rPr>
        <w:t>Introduction</w:t>
      </w:r>
    </w:p>
    <w:p w14:paraId="2D5BFAE7" w14:textId="58DF8364" w:rsidR="009A6144" w:rsidRPr="006E2C61" w:rsidRDefault="00A43A4F" w:rsidP="00702E34">
      <w:pPr>
        <w:spacing w:line="480" w:lineRule="auto"/>
        <w:jc w:val="both"/>
        <w:rPr>
          <w:sz w:val="24"/>
          <w:szCs w:val="24"/>
        </w:rPr>
        <w:pPrChange w:id="68" w:author="Matthew Siderhurst" w:date="2016-03-10T15:03:00Z">
          <w:pPr>
            <w:spacing w:after="0" w:line="480" w:lineRule="auto"/>
            <w:jc w:val="both"/>
          </w:pPr>
        </w:pPrChange>
      </w:pPr>
      <w:r w:rsidRPr="006E2C61">
        <w:rPr>
          <w:sz w:val="24"/>
          <w:szCs w:val="24"/>
        </w:rPr>
        <w:t xml:space="preserve">The coconut rhinoceros beetle (CRB), </w:t>
      </w:r>
      <w:r w:rsidRPr="00967A12">
        <w:rPr>
          <w:i/>
          <w:iCs/>
          <w:sz w:val="24"/>
          <w:szCs w:val="24"/>
        </w:rPr>
        <w:t xml:space="preserve">Oryctes rhinoceros </w:t>
      </w:r>
      <w:r w:rsidRPr="006E2C61">
        <w:rPr>
          <w:sz w:val="24"/>
          <w:szCs w:val="24"/>
        </w:rPr>
        <w:t>L.</w:t>
      </w:r>
      <w:r w:rsidRPr="00967A12">
        <w:rPr>
          <w:i/>
          <w:iCs/>
          <w:sz w:val="24"/>
          <w:szCs w:val="24"/>
        </w:rPr>
        <w:t xml:space="preserve"> </w:t>
      </w:r>
      <w:r w:rsidRPr="006E2C61">
        <w:rPr>
          <w:sz w:val="24"/>
          <w:szCs w:val="24"/>
        </w:rPr>
        <w:t xml:space="preserve">(Coleoptera: Scarabaeidae, Dynastinae), is a serious pest of coconut trees, </w:t>
      </w:r>
      <w:r w:rsidRPr="00967A12">
        <w:rPr>
          <w:i/>
          <w:iCs/>
          <w:sz w:val="24"/>
          <w:szCs w:val="24"/>
        </w:rPr>
        <w:t xml:space="preserve">Cocos nucifera </w:t>
      </w:r>
      <w:r w:rsidRPr="006E2C61">
        <w:rPr>
          <w:sz w:val="24"/>
          <w:szCs w:val="24"/>
        </w:rPr>
        <w:t>L</w:t>
      </w:r>
      <w:r w:rsidRPr="00967A12">
        <w:rPr>
          <w:i/>
          <w:iCs/>
          <w:sz w:val="24"/>
          <w:szCs w:val="24"/>
        </w:rPr>
        <w:t>.</w:t>
      </w:r>
      <w:r w:rsidRPr="006E2C61">
        <w:rPr>
          <w:sz w:val="24"/>
          <w:szCs w:val="24"/>
        </w:rPr>
        <w:t>, and other palms throughout the Pacific and Southeast Asia.</w:t>
      </w:r>
      <w:del w:id="69" w:author="Matthew Siderhurst" w:date="2016-03-10T15:00:00Z">
        <w:r w:rsidRPr="006E2C61" w:rsidDel="00702E34">
          <w:rPr>
            <w:sz w:val="24"/>
            <w:szCs w:val="24"/>
          </w:rPr>
          <w:delText xml:space="preserve"> </w:delText>
        </w:r>
      </w:del>
      <w:ins w:id="70" w:author="Matthew Siderhurst" w:date="2016-03-10T15:00:00Z">
        <w:r w:rsidR="00702E34">
          <w:rPr>
            <w:sz w:val="24"/>
            <w:szCs w:val="24"/>
          </w:rPr>
          <w:t xml:space="preserve">  </w:t>
        </w:r>
      </w:ins>
      <w:ins w:id="71" w:author="Matthew Siderhurst" w:date="2016-03-10T15:03:00Z">
        <w:r w:rsidR="00B605D6" w:rsidRPr="00702E34">
          <w:rPr>
            <w:sz w:val="24"/>
            <w:szCs w:val="24"/>
          </w:rPr>
          <w:t xml:space="preserve">Adult beetles damage and sometimes kill palms when they bore into crowns of palms to feed on sap. Palms die when boring and feeding activity kills the apical meristem. </w:t>
        </w:r>
      </w:ins>
      <w:del w:id="72" w:author="Matthew Siderhurst" w:date="2016-03-10T15:00:00Z">
        <w:r w:rsidRPr="006E2C61" w:rsidDel="00702E34">
          <w:rPr>
            <w:sz w:val="24"/>
            <w:szCs w:val="24"/>
          </w:rPr>
          <w:delText>CRB damage to coconut trees can result in a mortality rate of up to 50% as reported in Palau in 1953 (Gressit 1953</w:delText>
        </w:r>
        <w:r w:rsidR="00151D8B" w:rsidRPr="006E2C61" w:rsidDel="00702E34">
          <w:rPr>
            <w:sz w:val="24"/>
            <w:szCs w:val="24"/>
          </w:rPr>
          <w:delText xml:space="preserve"> </w:delText>
        </w:r>
        <w:r w:rsidR="00151D8B" w:rsidRPr="7B63A2D1" w:rsidDel="00702E34">
          <w:rPr>
            <w:rPrChange w:id="73" w:author="Diego Barahona" w:date="2016-02-11T17:33:00Z">
              <w:rPr>
                <w:sz w:val="24"/>
                <w:szCs w:val="24"/>
              </w:rPr>
            </w:rPrChange>
          </w:rPr>
          <w:fldChar w:fldCharType="begin"/>
        </w:r>
        <w:r w:rsidR="00151D8B" w:rsidRPr="006E2C61" w:rsidDel="00702E34">
          <w:rPr>
            <w:sz w:val="24"/>
            <w:szCs w:val="24"/>
          </w:rPr>
          <w:delInstrText xml:space="preserve"> ADDIN EN.CITE &lt;EndNote&gt;&lt;Cite&gt;&lt;Author&gt;Gressit&lt;/Author&gt;&lt;Year&gt;1953&lt;/Year&gt;&lt;RecNum&gt;28&lt;/RecNum&gt;&lt;DisplayText&gt;(Gressit, 1953)&lt;/DisplayText&gt;&lt;record&gt;&lt;rec-number&gt;28&lt;/rec-number&gt;&lt;foreign-keys&gt;&lt;key app="EN" db-id="az0w59erdx5299eddtmpr05gape9x5errdvp" timestamp="1453671805"&gt;28&lt;/key&gt;&lt;/foreign-keys&gt;&lt;ref-type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Museum&lt;/secondary-title&gt;&lt;/titles&gt;&lt;periodical&gt;&lt;full-title&gt;Bulletin of the Bernice P. Bishop Museum&lt;/full-title&gt;&lt;/periodical&gt;&lt;pages&gt;157&lt;/pages&gt;&lt;volume&gt;212&lt;/volume&gt;&lt;dates&gt;&lt;year&gt;1953&lt;/year&gt;&lt;/dates&gt;&lt;urls&gt;&lt;/urls&gt;&lt;/record&gt;&lt;/Cite&gt;&lt;Cite&gt;&lt;Author&gt;Gressit&lt;/Author&gt;&lt;Year&gt;1953&lt;/Year&gt;&lt;RecNum&gt;28&lt;/RecNum&gt;&lt;record&gt;&lt;rec-number&gt;28&lt;/rec-number&gt;&lt;foreign-keys&gt;&lt;key app="EN" db-id="az0w59erdx5299eddtmpr05gape9x5errdvp" timestamp="1453671805"&gt;28&lt;/key&gt;&lt;/foreign-keys&gt;&lt;ref-type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Museum&lt;/secondary-title&gt;&lt;/titles&gt;&lt;periodical&gt;&lt;full-title&gt;Bulletin of the Bernice P. Bishop Museum&lt;/full-title&gt;&lt;/periodical&gt;&lt;pages&gt;157&lt;/pages&gt;&lt;volume&gt;212&lt;/volume&gt;&lt;dates&gt;&lt;year&gt;1953&lt;/year&gt;&lt;/dates&gt;&lt;urls&gt;&lt;/urls&gt;&lt;/record&gt;&lt;/Cite&gt;&lt;/EndNote&gt;</w:delInstrText>
        </w:r>
        <w:r w:rsidR="00151D8B" w:rsidRPr="7B63A2D1" w:rsidDel="00702E34">
          <w:rPr>
            <w:sz w:val="24"/>
            <w:szCs w:val="24"/>
          </w:rPr>
          <w:fldChar w:fldCharType="separate"/>
        </w:r>
        <w:r w:rsidR="00151D8B" w:rsidRPr="006E2C61" w:rsidDel="00702E34">
          <w:rPr>
            <w:noProof/>
            <w:sz w:val="24"/>
            <w:szCs w:val="24"/>
          </w:rPr>
          <w:delText>(</w:delText>
        </w:r>
        <w:r w:rsidR="00B605D6" w:rsidDel="00702E34">
          <w:fldChar w:fldCharType="begin"/>
        </w:r>
        <w:r w:rsidR="00B605D6" w:rsidDel="00702E34">
          <w:delInstrText xml:space="preserve"> HYPERLINK \l "_ENREF_8" \o "Gressit, 1953 #28" </w:delInstrText>
        </w:r>
        <w:r w:rsidR="00B605D6" w:rsidDel="00702E34">
          <w:fldChar w:fldCharType="separate"/>
        </w:r>
        <w:r w:rsidR="00D73AA3" w:rsidRPr="006E2C61" w:rsidDel="00702E34">
          <w:rPr>
            <w:noProof/>
            <w:sz w:val="24"/>
            <w:szCs w:val="24"/>
          </w:rPr>
          <w:delText>Gressit, 1953</w:delText>
        </w:r>
        <w:r w:rsidR="00B605D6" w:rsidDel="00702E34">
          <w:rPr>
            <w:noProof/>
            <w:sz w:val="24"/>
            <w:szCs w:val="24"/>
          </w:rPr>
          <w:fldChar w:fldCharType="end"/>
        </w:r>
        <w:r w:rsidR="00151D8B" w:rsidRPr="006E2C61" w:rsidDel="00702E34">
          <w:rPr>
            <w:noProof/>
            <w:sz w:val="24"/>
            <w:szCs w:val="24"/>
          </w:rPr>
          <w:delText>)</w:delText>
        </w:r>
        <w:r w:rsidR="00151D8B" w:rsidRPr="7B63A2D1" w:rsidDel="00702E34">
          <w:rPr>
            <w:rPrChange w:id="74" w:author="Diego Barahona" w:date="2016-02-11T17:33:00Z">
              <w:rPr>
                <w:sz w:val="24"/>
                <w:szCs w:val="24"/>
              </w:rPr>
            </w:rPrChange>
          </w:rPr>
          <w:fldChar w:fldCharType="end"/>
        </w:r>
      </w:del>
      <w:ins w:id="75" w:author="Katherine Lehman" w:date="2016-01-19T15:05:00Z">
        <w:del w:id="76" w:author="Matthew Siderhurst" w:date="2016-03-10T15:00:00Z">
          <w:r w:rsidR="00A0473B" w:rsidRPr="006E2C61" w:rsidDel="00702E34">
            <w:rPr>
              <w:sz w:val="24"/>
              <w:szCs w:val="24"/>
            </w:rPr>
            <w:delText>.</w:delText>
          </w:r>
        </w:del>
      </w:ins>
      <w:del w:id="77" w:author="Katherine Lehman" w:date="2016-01-19T15:05:00Z">
        <w:r w:rsidRPr="006E2C61" w:rsidDel="00A0473B">
          <w:rPr>
            <w:sz w:val="24"/>
            <w:szCs w:val="24"/>
          </w:rPr>
          <w:delText xml:space="preserve">, Jackson 2010). </w:delText>
        </w:r>
      </w:del>
      <w:r w:rsidRPr="006E2C61">
        <w:rPr>
          <w:sz w:val="24"/>
          <w:szCs w:val="24"/>
        </w:rPr>
        <w:t>Although CRB damage does not always result in coconut tree mortality, the characteristic V-cut damage to palm fronds can adversely affect the aesthetic value of ornamental trees</w:t>
      </w:r>
      <w:ins w:id="78" w:author="Matthew Siderhurst" w:date="2016-03-10T15:05:00Z">
        <w:r w:rsidR="00702E34">
          <w:rPr>
            <w:sz w:val="24"/>
            <w:szCs w:val="24"/>
          </w:rPr>
          <w:t xml:space="preserve"> </w:t>
        </w:r>
        <w:r w:rsidR="00702E34"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702E34" w:rsidRPr="006E2C61">
          <w:rPr>
            <w:sz w:val="24"/>
            <w:szCs w:val="24"/>
          </w:rPr>
          <w:instrText xml:space="preserve"> ADDIN EN.CITE </w:instrText>
        </w:r>
        <w:r w:rsidR="00702E34"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702E34" w:rsidRPr="006E2C61">
          <w:rPr>
            <w:sz w:val="24"/>
            <w:szCs w:val="24"/>
          </w:rPr>
          <w:instrText xml:space="preserve"> ADDIN EN.CITE.DATA </w:instrText>
        </w:r>
        <w:r w:rsidR="00702E34" w:rsidRPr="006E2C61">
          <w:rPr>
            <w:sz w:val="24"/>
            <w:szCs w:val="24"/>
          </w:rPr>
        </w:r>
        <w:r w:rsidR="00702E34" w:rsidRPr="006E2C61">
          <w:rPr>
            <w:sz w:val="24"/>
            <w:szCs w:val="24"/>
          </w:rPr>
          <w:fldChar w:fldCharType="end"/>
        </w:r>
        <w:r w:rsidR="00702E34" w:rsidRPr="006E2C61">
          <w:rPr>
            <w:sz w:val="24"/>
            <w:szCs w:val="24"/>
          </w:rPr>
        </w:r>
        <w:r w:rsidR="00702E34" w:rsidRPr="006E2C61">
          <w:rPr>
            <w:sz w:val="24"/>
            <w:szCs w:val="24"/>
          </w:rPr>
          <w:fldChar w:fldCharType="separate"/>
        </w:r>
        <w:r w:rsidR="00702E34" w:rsidRPr="006E2C61">
          <w:rPr>
            <w:noProof/>
            <w:sz w:val="24"/>
            <w:szCs w:val="24"/>
          </w:rPr>
          <w:t>(</w:t>
        </w:r>
        <w:r w:rsidR="00702E34">
          <w:fldChar w:fldCharType="begin"/>
        </w:r>
        <w:r w:rsidR="00702E34">
          <w:instrText xml:space="preserve"> HYPERLINK \l "_ENREF_5" \o "Bedford, 2013 #12" </w:instrText>
        </w:r>
        <w:r w:rsidR="00702E34">
          <w:fldChar w:fldCharType="separate"/>
        </w:r>
        <w:r w:rsidR="00702E34" w:rsidRPr="006E2C61">
          <w:rPr>
            <w:noProof/>
            <w:sz w:val="24"/>
            <w:szCs w:val="24"/>
          </w:rPr>
          <w:t>Bedford, 2013</w:t>
        </w:r>
        <w:r w:rsidR="00702E34">
          <w:rPr>
            <w:noProof/>
            <w:sz w:val="24"/>
            <w:szCs w:val="24"/>
          </w:rPr>
          <w:fldChar w:fldCharType="end"/>
        </w:r>
        <w:r w:rsidR="00702E34" w:rsidRPr="006E2C61">
          <w:rPr>
            <w:noProof/>
            <w:sz w:val="24"/>
            <w:szCs w:val="24"/>
          </w:rPr>
          <w:t xml:space="preserve">; </w:t>
        </w:r>
        <w:r w:rsidR="00702E34">
          <w:fldChar w:fldCharType="begin"/>
        </w:r>
        <w:r w:rsidR="00702E34">
          <w:instrText xml:space="preserve"> HYPERLINK \l "_ENREF_9" \o "Hinckley, 1973 #21" </w:instrText>
        </w:r>
        <w:r w:rsidR="00702E34">
          <w:fldChar w:fldCharType="separate"/>
        </w:r>
        <w:r w:rsidR="00702E34" w:rsidRPr="006E2C61">
          <w:rPr>
            <w:noProof/>
            <w:sz w:val="24"/>
            <w:szCs w:val="24"/>
          </w:rPr>
          <w:t>Hinckley, 1973</w:t>
        </w:r>
        <w:r w:rsidR="00702E34">
          <w:rPr>
            <w:noProof/>
            <w:sz w:val="24"/>
            <w:szCs w:val="24"/>
          </w:rPr>
          <w:fldChar w:fldCharType="end"/>
        </w:r>
        <w:r w:rsidR="00702E34" w:rsidRPr="006E2C61">
          <w:rPr>
            <w:noProof/>
            <w:sz w:val="24"/>
            <w:szCs w:val="24"/>
          </w:rPr>
          <w:t>)</w:t>
        </w:r>
        <w:r w:rsidR="00702E34" w:rsidRPr="006E2C61">
          <w:rPr>
            <w:sz w:val="24"/>
            <w:szCs w:val="24"/>
          </w:rPr>
          <w:fldChar w:fldCharType="end"/>
        </w:r>
      </w:ins>
      <w:del w:id="79" w:author="Matthew Siderhurst" w:date="2016-03-10T15:01:00Z">
        <w:r w:rsidRPr="006E2C61" w:rsidDel="00702E34">
          <w:rPr>
            <w:sz w:val="24"/>
            <w:szCs w:val="24"/>
          </w:rPr>
          <w:delText>, which is especially problematic in tourist areas</w:delText>
        </w:r>
      </w:del>
      <w:r w:rsidRPr="006E2C61">
        <w:rPr>
          <w:sz w:val="24"/>
          <w:szCs w:val="24"/>
        </w:rPr>
        <w:t xml:space="preserve">. </w:t>
      </w:r>
      <w:del w:id="80" w:author="Matthew Siderhurst" w:date="2016-03-10T15:01:00Z">
        <w:r w:rsidRPr="006E2C61" w:rsidDel="00702E34">
          <w:rPr>
            <w:sz w:val="24"/>
            <w:szCs w:val="24"/>
          </w:rPr>
          <w:delText xml:space="preserve">Such is the case in Guam, where unmanaged palms show CRB damage in close to 100% of the palms near the highly touristic Tumon waterfront area </w:delText>
        </w:r>
        <w:commentRangeStart w:id="81"/>
        <w:r w:rsidRPr="006E2C61" w:rsidDel="00702E34">
          <w:rPr>
            <w:sz w:val="24"/>
            <w:szCs w:val="24"/>
          </w:rPr>
          <w:delText xml:space="preserve">(Moore, Jackson 2010). </w:delText>
        </w:r>
        <w:commentRangeEnd w:id="81"/>
        <w:r w:rsidR="00A0473B" w:rsidRPr="006E2C61" w:rsidDel="00702E34">
          <w:rPr>
            <w:rStyle w:val="CommentReference"/>
          </w:rPr>
          <w:commentReference w:id="81"/>
        </w:r>
      </w:del>
    </w:p>
    <w:p w14:paraId="47552BA7" w14:textId="5880A625" w:rsidR="00702E34" w:rsidRDefault="00A43A4F" w:rsidP="00702E34">
      <w:pPr>
        <w:spacing w:line="480" w:lineRule="auto"/>
        <w:ind w:firstLine="720"/>
        <w:jc w:val="both"/>
        <w:rPr>
          <w:ins w:id="82" w:author="Matthew Siderhurst" w:date="2016-03-10T15:06:00Z"/>
          <w:sz w:val="24"/>
          <w:szCs w:val="24"/>
        </w:rPr>
        <w:pPrChange w:id="83" w:author="Matthew Siderhurst" w:date="2016-03-10T15:08:00Z">
          <w:pPr>
            <w:spacing w:after="0" w:line="480" w:lineRule="auto"/>
            <w:ind w:firstLine="720"/>
            <w:jc w:val="both"/>
          </w:pPr>
        </w:pPrChange>
      </w:pPr>
      <w:r w:rsidRPr="006E2C61">
        <w:rPr>
          <w:sz w:val="24"/>
          <w:szCs w:val="24"/>
        </w:rPr>
        <w:t>CRB damage to palms is caused almost exclusively by adult CRB feeding in coconut tree crowns, w</w:t>
      </w:r>
      <w:ins w:id="84" w:author="Matthew Siderhurst" w:date="2016-03-10T15:09:00Z">
        <w:r w:rsidR="00702E34">
          <w:rPr>
            <w:sz w:val="24"/>
            <w:szCs w:val="24"/>
          </w:rPr>
          <w:t>hile</w:t>
        </w:r>
      </w:ins>
      <w:del w:id="85" w:author="Matthew Siderhurst" w:date="2016-03-10T15:09:00Z">
        <w:r w:rsidRPr="006E2C61" w:rsidDel="00702E34">
          <w:rPr>
            <w:sz w:val="24"/>
            <w:szCs w:val="24"/>
          </w:rPr>
          <w:delText>ith</w:delText>
        </w:r>
      </w:del>
      <w:r w:rsidRPr="006E2C61">
        <w:rPr>
          <w:sz w:val="24"/>
          <w:szCs w:val="24"/>
        </w:rPr>
        <w:t xml:space="preserve"> larvae causing little or no economic damage as they feed on decaying </w:t>
      </w:r>
      <w:del w:id="86" w:author="Matthew Siderhurst" w:date="2016-03-10T15:09:00Z">
        <w:r w:rsidRPr="006E2C61" w:rsidDel="00702E34">
          <w:rPr>
            <w:sz w:val="24"/>
            <w:szCs w:val="24"/>
          </w:rPr>
          <w:delText xml:space="preserve">plant material. </w:delText>
        </w:r>
      </w:del>
      <w:ins w:id="87" w:author="Matthew Siderhurst" w:date="2016-03-10T15:07:00Z">
        <w:r w:rsidR="00B605D6" w:rsidRPr="00702E34">
          <w:rPr>
            <w:sz w:val="24"/>
            <w:szCs w:val="24"/>
          </w:rPr>
          <w:t>decaying vegetation at breeding sites which include dead standing coconut palms, fallen coconut logs, rotting coconut stumps and decaying wood of many tree species</w:t>
        </w:r>
      </w:ins>
      <w:ins w:id="88" w:author="Matthew Siderhurst" w:date="2016-03-10T17:04:00Z">
        <w:r w:rsidR="00B96705">
          <w:rPr>
            <w:sz w:val="24"/>
            <w:szCs w:val="24"/>
          </w:rPr>
          <w:t xml:space="preserve"> </w:t>
        </w:r>
        <w:r w:rsidR="00B96705" w:rsidRPr="006E2C61">
          <w:rPr>
            <w:sz w:val="24"/>
            <w:szCs w:val="24"/>
          </w:rPr>
          <w:fldChar w:fldCharType="begin"/>
        </w:r>
        <w:r w:rsidR="00B96705" w:rsidRPr="006E2C61">
          <w:rPr>
            <w:sz w:val="24"/>
            <w:szCs w:val="24"/>
          </w:rPr>
          <w:instrText xml:space="preserve"> ADDIN EN.CITE &lt;EndNote&gt;&lt;Cite&gt;&lt;Author&gt;Bedford&lt;/Author&gt;&lt;Year&gt;1976&lt;/Year&gt;&lt;RecNum&gt;22&lt;/RecNum&gt;&lt;DisplayText&gt;(Bedford, 1976; 2013)&lt;/DisplayText&gt;&lt;record&gt;&lt;rec-number&gt;22&lt;/rec-number&gt;&lt;foreign-keys&gt;&lt;key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B96705" w:rsidRPr="006E2C61">
          <w:rPr>
            <w:sz w:val="24"/>
            <w:szCs w:val="24"/>
          </w:rPr>
          <w:fldChar w:fldCharType="separate"/>
        </w:r>
        <w:r w:rsidR="00B96705" w:rsidRPr="006E2C61">
          <w:rPr>
            <w:noProof/>
            <w:sz w:val="24"/>
            <w:szCs w:val="24"/>
          </w:rPr>
          <w:t>(</w:t>
        </w:r>
        <w:r w:rsidR="00B96705">
          <w:fldChar w:fldCharType="begin"/>
        </w:r>
        <w:r w:rsidR="00B96705">
          <w:instrText xml:space="preserve"> HYPERLINK \l "_ENREF_3" \o "Bedford, 1976 #22" </w:instrText>
        </w:r>
        <w:r w:rsidR="00B96705">
          <w:fldChar w:fldCharType="separate"/>
        </w:r>
        <w:r w:rsidR="00B96705" w:rsidRPr="006E2C61">
          <w:rPr>
            <w:noProof/>
            <w:sz w:val="24"/>
            <w:szCs w:val="24"/>
          </w:rPr>
          <w:t>Bedford, 1976</w:t>
        </w:r>
        <w:r w:rsidR="00B96705">
          <w:rPr>
            <w:noProof/>
            <w:sz w:val="24"/>
            <w:szCs w:val="24"/>
          </w:rPr>
          <w:fldChar w:fldCharType="end"/>
        </w:r>
        <w:r w:rsidR="00B96705" w:rsidRPr="006E2C61">
          <w:rPr>
            <w:noProof/>
            <w:sz w:val="24"/>
            <w:szCs w:val="24"/>
          </w:rPr>
          <w:t xml:space="preserve">; </w:t>
        </w:r>
        <w:r w:rsidR="00B96705">
          <w:fldChar w:fldCharType="begin"/>
        </w:r>
        <w:r w:rsidR="00B96705">
          <w:instrText xml:space="preserve"> HYPERLINK \l "_ENREF_5" \o "Bedford, 2013 #12" </w:instrText>
        </w:r>
        <w:r w:rsidR="00B96705">
          <w:fldChar w:fldCharType="separate"/>
        </w:r>
        <w:r w:rsidR="00B96705" w:rsidRPr="006E2C61">
          <w:rPr>
            <w:noProof/>
            <w:sz w:val="24"/>
            <w:szCs w:val="24"/>
          </w:rPr>
          <w:t>2013</w:t>
        </w:r>
        <w:r w:rsidR="00B96705">
          <w:rPr>
            <w:noProof/>
            <w:sz w:val="24"/>
            <w:szCs w:val="24"/>
          </w:rPr>
          <w:fldChar w:fldCharType="end"/>
        </w:r>
        <w:r w:rsidR="00B96705" w:rsidRPr="006E2C61">
          <w:rPr>
            <w:noProof/>
            <w:sz w:val="24"/>
            <w:szCs w:val="24"/>
          </w:rPr>
          <w:t>)</w:t>
        </w:r>
        <w:r w:rsidR="00B96705" w:rsidRPr="006E2C61">
          <w:rPr>
            <w:sz w:val="24"/>
            <w:szCs w:val="24"/>
          </w:rPr>
          <w:fldChar w:fldCharType="end"/>
        </w:r>
      </w:ins>
      <w:ins w:id="89" w:author="Matthew Siderhurst" w:date="2016-03-10T15:07:00Z">
        <w:r w:rsidR="00B605D6" w:rsidRPr="00702E34">
          <w:rPr>
            <w:sz w:val="24"/>
            <w:szCs w:val="24"/>
          </w:rPr>
          <w:t xml:space="preserve">. Breeding sites are also found in piles of compost, sawdust and manure where these materials are available. When CRB breeding sites are abundant following damage from typhoons, war, or large scale agricultural operations, a </w:t>
        </w:r>
      </w:ins>
      <w:ins w:id="90" w:author="Matthew Siderhurst" w:date="2016-03-10T15:08:00Z">
        <w:r w:rsidR="00702E34" w:rsidRPr="00702E34">
          <w:rPr>
            <w:sz w:val="24"/>
            <w:szCs w:val="24"/>
          </w:rPr>
          <w:t>self-sustaining</w:t>
        </w:r>
      </w:ins>
      <w:ins w:id="91" w:author="Matthew Siderhurst" w:date="2016-03-10T15:07:00Z">
        <w:r w:rsidR="00B605D6" w:rsidRPr="00702E34">
          <w:rPr>
            <w:sz w:val="24"/>
            <w:szCs w:val="24"/>
          </w:rPr>
          <w:t xml:space="preserve"> positive feedback loop may be initiated where large numbers of CRB adults kill large numbers of palms creating new breeding sites which generate even more CRB. This worst case scenario was observed in the Palau Islands when CRB arrived near the end of World War II. A CRB population outbreak was fueled by availability of abundant breeding sites in the form of trees killed by military activities. Fifty per cent of coconut palms were killed by CRB throughout the Parlay Islands and some of the smaller islands lost all of their coconut palms (Gressitt, 1953).</w:t>
        </w:r>
      </w:ins>
      <w:del w:id="92" w:author="Matthew Siderhurst" w:date="2016-03-10T15:05:00Z">
        <w:r w:rsidRPr="006E2C61" w:rsidDel="00702E34">
          <w:rPr>
            <w:sz w:val="24"/>
            <w:szCs w:val="24"/>
          </w:rPr>
          <w:delText>Typically, adult beetles bore into the apical meristematic tissue of palm trees and feed on the base of unopened fronds, resul</w:delText>
        </w:r>
        <w:r w:rsidR="00D73AA3" w:rsidDel="00702E34">
          <w:rPr>
            <w:sz w:val="24"/>
            <w:szCs w:val="24"/>
          </w:rPr>
          <w:delText xml:space="preserve">ting in V-cuts once fronds open </w:delText>
        </w:r>
        <w:r w:rsidR="00E458C6" w:rsidRPr="006E2C61" w:rsidDel="00702E34">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sidDel="00702E34">
          <w:rPr>
            <w:sz w:val="24"/>
            <w:szCs w:val="24"/>
          </w:rPr>
          <w:delInstrText xml:space="preserve"> ADDIN EN.CITE </w:delInstrText>
        </w:r>
        <w:r w:rsidR="00A0473B" w:rsidRPr="006E2C61" w:rsidDel="00702E34">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sidDel="00702E34">
          <w:rPr>
            <w:sz w:val="24"/>
            <w:szCs w:val="24"/>
          </w:rPr>
          <w:delInstrText xml:space="preserve"> ADDIN EN.CITE.DATA </w:delInstrText>
        </w:r>
        <w:r w:rsidR="00A0473B" w:rsidRPr="006E2C61" w:rsidDel="00702E34">
          <w:rPr>
            <w:sz w:val="24"/>
            <w:szCs w:val="24"/>
          </w:rPr>
        </w:r>
        <w:r w:rsidR="00A0473B" w:rsidRPr="006E2C61" w:rsidDel="00702E34">
          <w:rPr>
            <w:sz w:val="24"/>
            <w:szCs w:val="24"/>
          </w:rPr>
          <w:fldChar w:fldCharType="end"/>
        </w:r>
        <w:r w:rsidR="00E458C6" w:rsidRPr="006E2C61" w:rsidDel="00702E34">
          <w:rPr>
            <w:sz w:val="24"/>
            <w:szCs w:val="24"/>
          </w:rPr>
        </w:r>
        <w:r w:rsidR="00E458C6" w:rsidRPr="006E2C61" w:rsidDel="00702E34">
          <w:rPr>
            <w:sz w:val="24"/>
            <w:szCs w:val="24"/>
          </w:rPr>
          <w:fldChar w:fldCharType="separate"/>
        </w:r>
        <w:r w:rsidR="00A0473B" w:rsidRPr="006E2C61" w:rsidDel="00702E34">
          <w:rPr>
            <w:noProof/>
            <w:sz w:val="24"/>
            <w:szCs w:val="24"/>
          </w:rPr>
          <w:delText>(</w:delText>
        </w:r>
        <w:r w:rsidR="00B605D6" w:rsidDel="00702E34">
          <w:fldChar w:fldCharType="begin"/>
        </w:r>
        <w:r w:rsidR="00B605D6" w:rsidDel="00702E34">
          <w:delInstrText xml:space="preserve"> HYPERLINK \l "_ENREF_5" \o "Bedford, 2013 #12" </w:delInstrText>
        </w:r>
        <w:r w:rsidR="00B605D6" w:rsidDel="00702E34">
          <w:fldChar w:fldCharType="separate"/>
        </w:r>
        <w:r w:rsidR="00D73AA3" w:rsidRPr="006E2C61" w:rsidDel="00702E34">
          <w:rPr>
            <w:noProof/>
            <w:sz w:val="24"/>
            <w:szCs w:val="24"/>
          </w:rPr>
          <w:delText>Bedford, 2013</w:delText>
        </w:r>
        <w:r w:rsidR="00B605D6" w:rsidDel="00702E34">
          <w:rPr>
            <w:noProof/>
            <w:sz w:val="24"/>
            <w:szCs w:val="24"/>
          </w:rPr>
          <w:fldChar w:fldCharType="end"/>
        </w:r>
        <w:r w:rsidR="00A0473B" w:rsidRPr="006E2C61" w:rsidDel="00702E34">
          <w:rPr>
            <w:noProof/>
            <w:sz w:val="24"/>
            <w:szCs w:val="24"/>
          </w:rPr>
          <w:delText xml:space="preserve">; </w:delText>
        </w:r>
        <w:r w:rsidR="00B605D6" w:rsidDel="00702E34">
          <w:fldChar w:fldCharType="begin"/>
        </w:r>
        <w:r w:rsidR="00B605D6" w:rsidDel="00702E34">
          <w:delInstrText xml:space="preserve"> HYPERLINK \l "_ENREF_9" \o "Hinckley, 1973 #21" </w:delInstrText>
        </w:r>
        <w:r w:rsidR="00B605D6" w:rsidDel="00702E34">
          <w:fldChar w:fldCharType="separate"/>
        </w:r>
        <w:r w:rsidR="00D73AA3" w:rsidRPr="006E2C61" w:rsidDel="00702E34">
          <w:rPr>
            <w:noProof/>
            <w:sz w:val="24"/>
            <w:szCs w:val="24"/>
          </w:rPr>
          <w:delText>Hinckley, 1973</w:delText>
        </w:r>
        <w:r w:rsidR="00B605D6" w:rsidDel="00702E34">
          <w:rPr>
            <w:noProof/>
            <w:sz w:val="24"/>
            <w:szCs w:val="24"/>
          </w:rPr>
          <w:fldChar w:fldCharType="end"/>
        </w:r>
        <w:r w:rsidR="00A0473B" w:rsidRPr="006E2C61" w:rsidDel="00702E34">
          <w:rPr>
            <w:noProof/>
            <w:sz w:val="24"/>
            <w:szCs w:val="24"/>
          </w:rPr>
          <w:delText>)</w:delText>
        </w:r>
        <w:r w:rsidR="00E458C6" w:rsidRPr="006E2C61" w:rsidDel="00702E34">
          <w:rPr>
            <w:sz w:val="24"/>
            <w:szCs w:val="24"/>
          </w:rPr>
          <w:fldChar w:fldCharType="end"/>
        </w:r>
      </w:del>
      <w:del w:id="93" w:author="Katherine Lehman" w:date="2016-01-17T17:18:00Z">
        <w:r w:rsidRPr="006E2C61" w:rsidDel="00E458C6">
          <w:rPr>
            <w:sz w:val="24"/>
            <w:szCs w:val="24"/>
          </w:rPr>
          <w:delText>Bedford 2013, Hinckley 1973)</w:delText>
        </w:r>
      </w:del>
      <w:del w:id="94" w:author="Matthew Siderhurst" w:date="2016-03-10T15:06:00Z">
        <w:r w:rsidRPr="006E2C61" w:rsidDel="00702E34">
          <w:rPr>
            <w:sz w:val="24"/>
            <w:szCs w:val="24"/>
          </w:rPr>
          <w:delText xml:space="preserve">. </w:delText>
        </w:r>
      </w:del>
    </w:p>
    <w:p w14:paraId="113C0BEE" w14:textId="5A26CD28" w:rsidR="00A16D77" w:rsidRDefault="00B605D6" w:rsidP="00A16D77">
      <w:pPr>
        <w:spacing w:after="0" w:line="480" w:lineRule="auto"/>
        <w:ind w:firstLine="720"/>
        <w:jc w:val="both"/>
        <w:rPr>
          <w:ins w:id="95" w:author="Matthew Siderhurst" w:date="2016-03-10T15:14:00Z"/>
          <w:sz w:val="24"/>
          <w:szCs w:val="24"/>
        </w:rPr>
      </w:pPr>
      <w:ins w:id="96" w:author="Matthew Siderhurst" w:date="2016-03-10T15:11:00Z">
        <w:r w:rsidRPr="00A16D77">
          <w:rPr>
            <w:sz w:val="24"/>
            <w:szCs w:val="24"/>
          </w:rPr>
          <w:lastRenderedPageBreak/>
          <w:t xml:space="preserve">After feeding in the crowns of palms, adults of both sexes return to breeding sites where they mate and females oviposit. Location of breeding sites is facilitated by an aggregation pheromone produced by adult males (Hallett et al., 1995). The feeding-mating-oviposition cycle </w:t>
        </w:r>
      </w:ins>
      <w:ins w:id="97" w:author="Matthew Siderhurst" w:date="2016-03-10T15:12:00Z">
        <w:r w:rsidR="00A16D77">
          <w:rPr>
            <w:sz w:val="24"/>
            <w:szCs w:val="24"/>
          </w:rPr>
          <w:t xml:space="preserve">generally repeats multiple </w:t>
        </w:r>
      </w:ins>
      <w:ins w:id="98" w:author="Matthew Siderhurst" w:date="2016-03-10T15:11:00Z">
        <w:r w:rsidR="00A16D77">
          <w:rPr>
            <w:sz w:val="24"/>
            <w:szCs w:val="24"/>
          </w:rPr>
          <w:t xml:space="preserve">times </w:t>
        </w:r>
      </w:ins>
      <w:ins w:id="99" w:author="Matthew Siderhurst" w:date="2016-03-10T15:12:00Z">
        <w:r w:rsidR="00A16D77">
          <w:rPr>
            <w:sz w:val="24"/>
            <w:szCs w:val="24"/>
          </w:rPr>
          <w:t>throughout the</w:t>
        </w:r>
      </w:ins>
      <w:ins w:id="100" w:author="Matthew Siderhurst" w:date="2016-03-10T15:13:00Z">
        <w:r w:rsidR="00A16D77">
          <w:rPr>
            <w:sz w:val="24"/>
            <w:szCs w:val="24"/>
          </w:rPr>
          <w:t xml:space="preserve"> lifetime of</w:t>
        </w:r>
      </w:ins>
      <w:ins w:id="101" w:author="Matthew Siderhurst" w:date="2016-03-10T15:11:00Z">
        <w:r w:rsidR="00A16D77">
          <w:rPr>
            <w:sz w:val="24"/>
            <w:szCs w:val="24"/>
          </w:rPr>
          <w:t xml:space="preserve"> </w:t>
        </w:r>
        <w:r w:rsidRPr="00A16D77">
          <w:rPr>
            <w:sz w:val="24"/>
            <w:szCs w:val="24"/>
          </w:rPr>
          <w:t>adult</w:t>
        </w:r>
      </w:ins>
      <w:ins w:id="102" w:author="Matthew Siderhurst" w:date="2016-03-10T15:13:00Z">
        <w:r w:rsidR="00A16D77">
          <w:rPr>
            <w:sz w:val="24"/>
            <w:szCs w:val="24"/>
          </w:rPr>
          <w:t xml:space="preserve"> beetle</w:t>
        </w:r>
      </w:ins>
      <w:ins w:id="103" w:author="Matthew Siderhurst" w:date="2016-03-10T15:11:00Z">
        <w:r w:rsidRPr="00A16D77">
          <w:rPr>
            <w:sz w:val="24"/>
            <w:szCs w:val="24"/>
          </w:rPr>
          <w:t>s (Gressitt, 1953). Vander Meer (1987)</w:t>
        </w:r>
      </w:ins>
      <w:ins w:id="104" w:author="Matthew Siderhurst" w:date="2016-03-10T15:13:00Z">
        <w:r w:rsidR="00A16D77">
          <w:rPr>
            <w:sz w:val="24"/>
            <w:szCs w:val="24"/>
          </w:rPr>
          <w:t xml:space="preserve"> </w:t>
        </w:r>
      </w:ins>
      <w:ins w:id="105" w:author="Matthew Siderhurst" w:date="2016-03-10T15:11:00Z">
        <w:r w:rsidRPr="00A16D77">
          <w:rPr>
            <w:sz w:val="24"/>
            <w:szCs w:val="24"/>
          </w:rPr>
          <w:t>developed a body mass in</w:t>
        </w:r>
        <w:r w:rsidR="00A16D77">
          <w:rPr>
            <w:sz w:val="24"/>
            <w:szCs w:val="24"/>
          </w:rPr>
          <w:t>dex, per cent emergent weight (</w:t>
        </w:r>
      </w:ins>
      <w:ins w:id="106" w:author="Matthew Siderhurst" w:date="2016-03-10T15:13:00Z">
        <w:r w:rsidR="00A16D77">
          <w:rPr>
            <w:sz w:val="24"/>
            <w:szCs w:val="24"/>
          </w:rPr>
          <w:t>%</w:t>
        </w:r>
      </w:ins>
      <w:ins w:id="107" w:author="Matthew Siderhurst" w:date="2016-03-10T15:11:00Z">
        <w:r w:rsidRPr="00A16D77">
          <w:rPr>
            <w:sz w:val="24"/>
            <w:szCs w:val="24"/>
          </w:rPr>
          <w:t>EW), which is</w:t>
        </w:r>
      </w:ins>
      <w:ins w:id="108" w:author="Matthew Siderhurst" w:date="2016-03-10T15:13:00Z">
        <w:r w:rsidR="00A16D77">
          <w:rPr>
            <w:sz w:val="24"/>
            <w:szCs w:val="24"/>
          </w:rPr>
          <w:t xml:space="preserve"> </w:t>
        </w:r>
      </w:ins>
      <w:ins w:id="109" w:author="Matthew Siderhurst" w:date="2016-03-10T15:11:00Z">
        <w:r w:rsidRPr="00A16D77">
          <w:rPr>
            <w:sz w:val="24"/>
            <w:szCs w:val="24"/>
          </w:rPr>
          <w:t xml:space="preserve">strongly correlated with the physiological and behavioral status </w:t>
        </w:r>
        <w:r w:rsidR="00A16D77">
          <w:rPr>
            <w:sz w:val="24"/>
            <w:szCs w:val="24"/>
          </w:rPr>
          <w:t xml:space="preserve">of CRB adults. </w:t>
        </w:r>
      </w:ins>
      <w:del w:id="110" w:author="Matthew Siderhurst" w:date="2016-03-10T15:14:00Z">
        <w:r w:rsidR="00A43A4F" w:rsidRPr="006E2C61" w:rsidDel="00A16D77">
          <w:rPr>
            <w:sz w:val="24"/>
            <w:szCs w:val="24"/>
          </w:rPr>
          <w:delText xml:space="preserve">Once fed, adult CRB fly in search of breeding sites to mate. Adult CRB generally repeat this cycle of feeding and mating until they can no longer fly from feeding to breeding sites </w:delText>
        </w:r>
        <w:commentRangeStart w:id="111"/>
        <w:r w:rsidR="00A43A4F" w:rsidRPr="006E2C61" w:rsidDel="00A16D77">
          <w:rPr>
            <w:sz w:val="24"/>
            <w:szCs w:val="24"/>
          </w:rPr>
          <w:delText>(Paper)</w:delText>
        </w:r>
        <w:commentRangeEnd w:id="111"/>
        <w:r w:rsidR="00A43A4F" w:rsidRPr="006E2C61" w:rsidDel="00A16D77">
          <w:rPr>
            <w:sz w:val="24"/>
            <w:szCs w:val="24"/>
          </w:rPr>
          <w:commentReference w:id="111"/>
        </w:r>
        <w:r w:rsidR="00A43A4F" w:rsidRPr="006E2C61" w:rsidDel="00A16D77">
          <w:rPr>
            <w:sz w:val="24"/>
            <w:szCs w:val="24"/>
          </w:rPr>
          <w:delText xml:space="preserve">. </w:delText>
        </w:r>
      </w:del>
    </w:p>
    <w:p w14:paraId="7DD23EA3" w14:textId="48CC4E5B" w:rsidR="00B605D6" w:rsidRPr="00A16D77" w:rsidRDefault="00B605D6" w:rsidP="00A16D77">
      <w:pPr>
        <w:spacing w:after="0" w:line="480" w:lineRule="auto"/>
        <w:ind w:firstLine="720"/>
        <w:jc w:val="both"/>
        <w:rPr>
          <w:ins w:id="112" w:author="Matthew Siderhurst" w:date="2016-03-10T15:18:00Z"/>
          <w:sz w:val="24"/>
          <w:szCs w:val="24"/>
        </w:rPr>
      </w:pPr>
      <w:ins w:id="113" w:author="Matthew Siderhurst" w:date="2016-03-10T15:18:00Z">
        <w:r w:rsidRPr="00A16D77">
          <w:rPr>
            <w:sz w:val="24"/>
            <w:szCs w:val="24"/>
          </w:rPr>
          <w:t xml:space="preserve">CRB first was detected in Guam in the Tumon Bay tourist hotel area in September, 2007. A delimiting survey indicated that the infestation was restricted to only a small of the island (&lt;500 ha) and an eradication project was launched (Smith et al., 2008). The project relied on mass trapping using pheromone traps to capture adults, and sanitation to remove rotting vegetation used as breeding sites. </w:t>
        </w:r>
      </w:ins>
      <w:ins w:id="114" w:author="Matthew Siderhurst" w:date="2016-03-10T15:22:00Z">
        <w:r w:rsidR="00A37F03">
          <w:rPr>
            <w:sz w:val="24"/>
            <w:szCs w:val="24"/>
          </w:rPr>
          <w:t xml:space="preserve">In addition, </w:t>
        </w:r>
      </w:ins>
      <w:ins w:id="115" w:author="Matthew Siderhurst" w:date="2016-03-10T15:18:00Z">
        <w:r w:rsidR="00A37F03">
          <w:rPr>
            <w:sz w:val="24"/>
            <w:szCs w:val="24"/>
          </w:rPr>
          <w:t>f</w:t>
        </w:r>
        <w:r w:rsidRPr="00A16D77">
          <w:rPr>
            <w:sz w:val="24"/>
            <w:szCs w:val="24"/>
          </w:rPr>
          <w:t>our detector dogs were trained to assist in finding breeding sites on the ground by sniffing out CRB grubs.</w:t>
        </w:r>
      </w:ins>
    </w:p>
    <w:p w14:paraId="741260CD" w14:textId="5E9E6754" w:rsidR="00A16D77" w:rsidRDefault="00B605D6" w:rsidP="00A37F03">
      <w:pPr>
        <w:spacing w:after="0" w:line="480" w:lineRule="auto"/>
        <w:ind w:firstLine="720"/>
        <w:jc w:val="both"/>
        <w:rPr>
          <w:ins w:id="116" w:author="Matthew Siderhurst" w:date="2016-03-10T17:00:00Z"/>
          <w:sz w:val="24"/>
          <w:szCs w:val="24"/>
        </w:rPr>
      </w:pPr>
      <w:ins w:id="117" w:author="Matthew Siderhurst" w:date="2016-03-10T15:25:00Z">
        <w:r w:rsidRPr="00A37F03">
          <w:rPr>
            <w:sz w:val="24"/>
            <w:szCs w:val="24"/>
          </w:rPr>
          <w:t xml:space="preserve">Despite these efforts, CRB damage in central Tumon Bay remained high and the infestation spread to all parts of Guam by 2010 making eradication unfeasible. Attempts at population suppression using </w:t>
        </w:r>
        <w:r w:rsidRPr="00A37F03">
          <w:rPr>
            <w:i/>
            <w:sz w:val="24"/>
            <w:szCs w:val="24"/>
            <w:rPrChange w:id="118" w:author="Matthew Siderhurst" w:date="2016-03-10T15:26:00Z">
              <w:rPr>
                <w:sz w:val="24"/>
                <w:szCs w:val="24"/>
              </w:rPr>
            </w:rPrChange>
          </w:rPr>
          <w:t>Oryctes nudivirus</w:t>
        </w:r>
        <w:r w:rsidRPr="00A37F03">
          <w:rPr>
            <w:sz w:val="24"/>
            <w:szCs w:val="24"/>
          </w:rPr>
          <w:t xml:space="preserve"> (OrNV), the preferred biocontrol agent for CRB (Bedford, 1980; Bedford, 1986), also failed. It has recently been determined that the Guam CRB population is genetically different from other populations in Asia and the Pacific and it is considered to </w:t>
        </w:r>
        <w:r w:rsidR="00A37F03">
          <w:rPr>
            <w:sz w:val="24"/>
            <w:szCs w:val="24"/>
          </w:rPr>
          <w:t xml:space="preserve">be a new invasive biotype of </w:t>
        </w:r>
        <w:r w:rsidRPr="00A37F03">
          <w:rPr>
            <w:sz w:val="24"/>
            <w:szCs w:val="24"/>
          </w:rPr>
          <w:t xml:space="preserve">CRB which has escaped from biocontrol by OrNV (Marshall et al., 2015). In addition to being resistant to all currently available isolates of OrNV, it appears that the CRB-Guam biotype behaves differently. CRB breeding sites are commonly found in coconut palm crowns on Guam but only occasionally elsewhere (Moore et al., 2015) and </w:t>
        </w:r>
        <w:r w:rsidRPr="00A37F03">
          <w:rPr>
            <w:sz w:val="24"/>
            <w:szCs w:val="24"/>
          </w:rPr>
          <w:lastRenderedPageBreak/>
          <w:t>pheromone traps baited with oryctalure are not very attractive, catching only a small proportion of beetles in the vicinity of each trap (Moore, unpublished).</w:t>
        </w:r>
      </w:ins>
    </w:p>
    <w:p w14:paraId="0B016841" w14:textId="2316376C" w:rsidR="00B605D6" w:rsidRPr="00B96705" w:rsidRDefault="00B605D6" w:rsidP="00B96705">
      <w:pPr>
        <w:spacing w:after="0" w:line="480" w:lineRule="auto"/>
        <w:ind w:firstLine="720"/>
        <w:jc w:val="both"/>
        <w:rPr>
          <w:ins w:id="119" w:author="Matthew Siderhurst" w:date="2016-03-10T17:00:00Z"/>
          <w:sz w:val="24"/>
          <w:szCs w:val="24"/>
        </w:rPr>
      </w:pPr>
      <w:ins w:id="120" w:author="Matthew Siderhurst" w:date="2016-03-10T17:00:00Z">
        <w:r w:rsidRPr="00B96705">
          <w:rPr>
            <w:sz w:val="24"/>
            <w:szCs w:val="24"/>
          </w:rPr>
          <w:t xml:space="preserve">Eradication of CRB from an island is difficult once this pest has become established. </w:t>
        </w:r>
      </w:ins>
      <w:ins w:id="121" w:author="Matthew Siderhurst" w:date="2016-03-10T17:10:00Z">
        <w:r w:rsidR="00280AE7" w:rsidRPr="00B96705">
          <w:rPr>
            <w:sz w:val="24"/>
            <w:szCs w:val="24"/>
          </w:rPr>
          <w:t>Currently available pheromone traps, although useful for detection and surveillance, are not attractive enough to provide significant population suppression in mass trapping operations. Mass trapping coupled with sanitation during 1971 through 1974 failed to eradicate CRB on tw</w:t>
        </w:r>
        <w:r w:rsidR="00280AE7">
          <w:rPr>
            <w:sz w:val="24"/>
            <w:szCs w:val="24"/>
          </w:rPr>
          <w:t xml:space="preserve">o islands in Fiji (ref needed).  </w:t>
        </w:r>
      </w:ins>
      <w:ins w:id="122" w:author="Matthew Siderhurst" w:date="2016-03-10T17:00:00Z">
        <w:r w:rsidRPr="00B96705">
          <w:rPr>
            <w:sz w:val="24"/>
            <w:szCs w:val="24"/>
          </w:rPr>
          <w:t xml:space="preserve">The only proven tactic for eradication is a vigorous sanitation program which discovers and destroys all active and potential breeding sites. The single successful CRB </w:t>
        </w:r>
        <w:r w:rsidR="00B96705">
          <w:rPr>
            <w:sz w:val="24"/>
            <w:szCs w:val="24"/>
          </w:rPr>
          <w:t>eradication to date occur</w:t>
        </w:r>
        <w:r w:rsidR="00B96705" w:rsidRPr="00B96705">
          <w:rPr>
            <w:sz w:val="24"/>
            <w:szCs w:val="24"/>
          </w:rPr>
          <w:t>red</w:t>
        </w:r>
        <w:r w:rsidR="00B96705">
          <w:rPr>
            <w:sz w:val="24"/>
            <w:szCs w:val="24"/>
          </w:rPr>
          <w:t xml:space="preserve"> on the tiny (36 km</w:t>
        </w:r>
        <w:r w:rsidRPr="00B96705">
          <w:rPr>
            <w:sz w:val="24"/>
            <w:szCs w:val="24"/>
          </w:rPr>
          <w:t>²) Niuatoputapu</w:t>
        </w:r>
      </w:ins>
      <w:ins w:id="123" w:author="Matthew Siderhurst" w:date="2016-03-10T17:01:00Z">
        <w:r w:rsidR="00B96705">
          <w:rPr>
            <w:sz w:val="24"/>
            <w:szCs w:val="24"/>
          </w:rPr>
          <w:t xml:space="preserve"> </w:t>
        </w:r>
      </w:ins>
      <w:ins w:id="124" w:author="Matthew Siderhurst" w:date="2016-03-10T17:00:00Z">
        <w:r w:rsidRPr="00B96705">
          <w:rPr>
            <w:sz w:val="24"/>
            <w:szCs w:val="24"/>
          </w:rPr>
          <w:t>Island (also known as Keppel Is</w:t>
        </w:r>
        <w:r w:rsidR="00B96705">
          <w:rPr>
            <w:sz w:val="24"/>
            <w:szCs w:val="24"/>
          </w:rPr>
          <w:t xml:space="preserve">land), which lies between Samoa </w:t>
        </w:r>
        <w:r w:rsidRPr="00B96705">
          <w:rPr>
            <w:sz w:val="24"/>
            <w:szCs w:val="24"/>
          </w:rPr>
          <w:t xml:space="preserve">and Tonga, using sanitation alone (Gressitt, 1953; Catley, 1969).   </w:t>
        </w:r>
      </w:ins>
      <w:ins w:id="125" w:author="Matthew Siderhurst" w:date="2016-03-10T17:11:00Z">
        <w:r w:rsidR="00280AE7">
          <w:rPr>
            <w:sz w:val="24"/>
            <w:szCs w:val="24"/>
          </w:rPr>
          <w:t xml:space="preserve">Given the importance of </w:t>
        </w:r>
      </w:ins>
      <w:ins w:id="126" w:author="Matthew Siderhurst" w:date="2016-03-10T17:12:00Z">
        <w:r w:rsidR="00280AE7">
          <w:rPr>
            <w:sz w:val="24"/>
            <w:szCs w:val="24"/>
          </w:rPr>
          <w:t>finding and destroying breeding sites</w:t>
        </w:r>
      </w:ins>
      <w:ins w:id="127" w:author="Matthew Siderhurst" w:date="2016-03-10T17:13:00Z">
        <w:r w:rsidR="00280AE7" w:rsidRPr="00280AE7">
          <w:rPr>
            <w:sz w:val="24"/>
            <w:szCs w:val="24"/>
          </w:rPr>
          <w:t xml:space="preserve"> </w:t>
        </w:r>
      </w:ins>
      <w:ins w:id="128" w:author="Matthew Siderhurst" w:date="2016-03-10T17:14:00Z">
        <w:r w:rsidR="00280AE7">
          <w:rPr>
            <w:sz w:val="24"/>
            <w:szCs w:val="24"/>
          </w:rPr>
          <w:t>in</w:t>
        </w:r>
      </w:ins>
      <w:ins w:id="129" w:author="Matthew Siderhurst" w:date="2016-03-10T17:13:00Z">
        <w:r w:rsidR="00280AE7">
          <w:rPr>
            <w:sz w:val="24"/>
            <w:szCs w:val="24"/>
          </w:rPr>
          <w:t xml:space="preserve"> CRB eradication</w:t>
        </w:r>
      </w:ins>
      <w:ins w:id="130" w:author="Matthew Siderhurst" w:date="2016-03-10T17:14:00Z">
        <w:r w:rsidR="00280AE7">
          <w:rPr>
            <w:sz w:val="24"/>
            <w:szCs w:val="24"/>
          </w:rPr>
          <w:t>, and the inherent difficulty of locating breeding sites,</w:t>
        </w:r>
      </w:ins>
      <w:ins w:id="131" w:author="Matthew Siderhurst" w:date="2016-03-10T17:13:00Z">
        <w:r w:rsidR="00280AE7">
          <w:rPr>
            <w:sz w:val="24"/>
            <w:szCs w:val="24"/>
          </w:rPr>
          <w:t xml:space="preserve"> which are often </w:t>
        </w:r>
      </w:ins>
      <w:ins w:id="132" w:author="Matthew Siderhurst" w:date="2016-03-10T17:16:00Z">
        <w:r w:rsidR="00280AE7">
          <w:rPr>
            <w:sz w:val="24"/>
            <w:szCs w:val="24"/>
          </w:rPr>
          <w:t>cryptic</w:t>
        </w:r>
      </w:ins>
      <w:ins w:id="133" w:author="Matthew Siderhurst" w:date="2016-03-10T17:13:00Z">
        <w:r w:rsidR="00280AE7">
          <w:rPr>
            <w:sz w:val="24"/>
            <w:szCs w:val="24"/>
          </w:rPr>
          <w:t xml:space="preserve"> </w:t>
        </w:r>
      </w:ins>
      <w:ins w:id="134" w:author="Matthew Siderhurst" w:date="2016-03-10T17:16:00Z">
        <w:r w:rsidR="00280AE7">
          <w:rPr>
            <w:sz w:val="24"/>
            <w:szCs w:val="24"/>
          </w:rPr>
          <w:t>and are found</w:t>
        </w:r>
      </w:ins>
      <w:ins w:id="135" w:author="Matthew Siderhurst" w:date="2016-03-10T17:13:00Z">
        <w:r w:rsidR="00280AE7">
          <w:rPr>
            <w:sz w:val="24"/>
            <w:szCs w:val="24"/>
          </w:rPr>
          <w:t xml:space="preserve"> in a wide range of locations</w:t>
        </w:r>
      </w:ins>
      <w:ins w:id="136" w:author="Matthew Siderhurst" w:date="2016-03-10T17:16:00Z">
        <w:r w:rsidR="00280AE7">
          <w:rPr>
            <w:sz w:val="24"/>
            <w:szCs w:val="24"/>
          </w:rPr>
          <w:t xml:space="preserve"> </w:t>
        </w:r>
        <w:r w:rsidR="00280AE7"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280AE7" w:rsidRPr="006E2C61">
          <w:rPr>
            <w:sz w:val="24"/>
            <w:szCs w:val="24"/>
          </w:rPr>
          <w:instrText xml:space="preserve"> ADDIN EN.CITE </w:instrText>
        </w:r>
        <w:r w:rsidR="00280AE7" w:rsidRPr="006E2C61">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280AE7" w:rsidRPr="006E2C61">
          <w:rPr>
            <w:sz w:val="24"/>
            <w:szCs w:val="24"/>
          </w:rPr>
          <w:instrText xml:space="preserve"> ADDIN EN.CITE.DATA </w:instrText>
        </w:r>
        <w:r w:rsidR="00280AE7" w:rsidRPr="006E2C61">
          <w:rPr>
            <w:sz w:val="24"/>
            <w:szCs w:val="24"/>
          </w:rPr>
        </w:r>
        <w:r w:rsidR="00280AE7" w:rsidRPr="006E2C61">
          <w:rPr>
            <w:sz w:val="24"/>
            <w:szCs w:val="24"/>
          </w:rPr>
          <w:fldChar w:fldCharType="end"/>
        </w:r>
        <w:r w:rsidR="00280AE7" w:rsidRPr="006E2C61">
          <w:rPr>
            <w:sz w:val="24"/>
            <w:szCs w:val="24"/>
          </w:rPr>
        </w:r>
        <w:r w:rsidR="00280AE7" w:rsidRPr="006E2C61">
          <w:rPr>
            <w:sz w:val="24"/>
            <w:szCs w:val="24"/>
          </w:rPr>
          <w:fldChar w:fldCharType="separate"/>
        </w:r>
        <w:r w:rsidR="00280AE7" w:rsidRPr="006E2C61">
          <w:rPr>
            <w:noProof/>
            <w:sz w:val="24"/>
            <w:szCs w:val="24"/>
          </w:rPr>
          <w:t>(</w:t>
        </w:r>
        <w:r w:rsidR="00280AE7">
          <w:fldChar w:fldCharType="begin"/>
        </w:r>
        <w:r w:rsidR="00280AE7">
          <w:instrText xml:space="preserve"> HYPERLINK \l "_ENREF_5" \o "Bedford, 2013 #12" </w:instrText>
        </w:r>
        <w:r w:rsidR="00280AE7">
          <w:fldChar w:fldCharType="separate"/>
        </w:r>
        <w:r w:rsidR="00280AE7" w:rsidRPr="006E2C61">
          <w:rPr>
            <w:noProof/>
            <w:sz w:val="24"/>
            <w:szCs w:val="24"/>
          </w:rPr>
          <w:t>Bedford, 2013</w:t>
        </w:r>
        <w:r w:rsidR="00280AE7">
          <w:rPr>
            <w:noProof/>
            <w:sz w:val="24"/>
            <w:szCs w:val="24"/>
          </w:rPr>
          <w:fldChar w:fldCharType="end"/>
        </w:r>
        <w:r w:rsidR="00280AE7" w:rsidRPr="006E2C61">
          <w:rPr>
            <w:noProof/>
            <w:sz w:val="24"/>
            <w:szCs w:val="24"/>
          </w:rPr>
          <w:t xml:space="preserve">; </w:t>
        </w:r>
        <w:r w:rsidR="00280AE7">
          <w:fldChar w:fldCharType="begin"/>
        </w:r>
        <w:r w:rsidR="00280AE7">
          <w:instrText xml:space="preserve"> HYPERLINK \l "_ENREF_9" \o "Hinckley, 1973 #21" </w:instrText>
        </w:r>
        <w:r w:rsidR="00280AE7">
          <w:fldChar w:fldCharType="separate"/>
        </w:r>
        <w:r w:rsidR="00280AE7" w:rsidRPr="006E2C61">
          <w:rPr>
            <w:noProof/>
            <w:sz w:val="24"/>
            <w:szCs w:val="24"/>
          </w:rPr>
          <w:t>Hinckley, 1973</w:t>
        </w:r>
        <w:r w:rsidR="00280AE7">
          <w:rPr>
            <w:noProof/>
            <w:sz w:val="24"/>
            <w:szCs w:val="24"/>
          </w:rPr>
          <w:fldChar w:fldCharType="end"/>
        </w:r>
        <w:r w:rsidR="00280AE7" w:rsidRPr="006E2C61">
          <w:rPr>
            <w:noProof/>
            <w:sz w:val="24"/>
            <w:szCs w:val="24"/>
          </w:rPr>
          <w:t>)</w:t>
        </w:r>
        <w:r w:rsidR="00280AE7" w:rsidRPr="006E2C61">
          <w:rPr>
            <w:sz w:val="24"/>
            <w:szCs w:val="24"/>
          </w:rPr>
          <w:fldChar w:fldCharType="end"/>
        </w:r>
        <w:r w:rsidR="00280AE7">
          <w:rPr>
            <w:sz w:val="24"/>
            <w:szCs w:val="24"/>
          </w:rPr>
          <w:t>,</w:t>
        </w:r>
      </w:ins>
      <w:ins w:id="137" w:author="Matthew Siderhurst" w:date="2016-03-10T17:13:00Z">
        <w:r w:rsidR="00280AE7" w:rsidRPr="006E2C61">
          <w:rPr>
            <w:sz w:val="24"/>
            <w:szCs w:val="24"/>
          </w:rPr>
          <w:t xml:space="preserve"> </w:t>
        </w:r>
        <w:r w:rsidR="00280AE7">
          <w:rPr>
            <w:sz w:val="24"/>
            <w:szCs w:val="24"/>
          </w:rPr>
          <w:t xml:space="preserve">there is a pressing need to develop </w:t>
        </w:r>
      </w:ins>
      <w:ins w:id="138" w:author="Matthew Siderhurst" w:date="2016-03-10T17:18:00Z">
        <w:r w:rsidR="00280AE7">
          <w:rPr>
            <w:sz w:val="24"/>
            <w:szCs w:val="24"/>
          </w:rPr>
          <w:t xml:space="preserve">detection </w:t>
        </w:r>
      </w:ins>
      <w:ins w:id="139" w:author="Matthew Siderhurst" w:date="2016-03-10T17:13:00Z">
        <w:r w:rsidR="00280AE7">
          <w:rPr>
            <w:sz w:val="24"/>
            <w:szCs w:val="24"/>
          </w:rPr>
          <w:t>methods to reliably find these sites.</w:t>
        </w:r>
      </w:ins>
    </w:p>
    <w:p w14:paraId="350B9F5C" w14:textId="5CFE21FC" w:rsidR="00B605D6" w:rsidRPr="00B96705" w:rsidRDefault="00280AE7" w:rsidP="00B96705">
      <w:pPr>
        <w:spacing w:after="0" w:line="480" w:lineRule="auto"/>
        <w:ind w:firstLine="720"/>
        <w:jc w:val="both"/>
        <w:rPr>
          <w:ins w:id="140" w:author="Matthew Siderhurst" w:date="2016-03-10T17:00:00Z"/>
          <w:sz w:val="24"/>
          <w:szCs w:val="24"/>
        </w:rPr>
      </w:pPr>
      <w:ins w:id="141" w:author="Matthew Siderhurst" w:date="2016-03-10T17:18:00Z">
        <w:r>
          <w:rPr>
            <w:sz w:val="24"/>
            <w:szCs w:val="24"/>
          </w:rPr>
          <w:t>One such detection method in the use of detector dogs.  As part of the CRB eradication program on Guam</w:t>
        </w:r>
      </w:ins>
      <w:ins w:id="142" w:author="Matthew Siderhurst" w:date="2016-03-10T17:00:00Z">
        <w:r w:rsidR="00B605D6" w:rsidRPr="00B96705">
          <w:rPr>
            <w:sz w:val="24"/>
            <w:szCs w:val="24"/>
          </w:rPr>
          <w:t xml:space="preserve"> four detector dogs were trained and emp</w:t>
        </w:r>
        <w:r w:rsidR="00B875AB">
          <w:rPr>
            <w:sz w:val="24"/>
            <w:szCs w:val="24"/>
          </w:rPr>
          <w:t>loyed for the first time</w:t>
        </w:r>
        <w:r w:rsidR="00B605D6" w:rsidRPr="00B96705">
          <w:rPr>
            <w:sz w:val="24"/>
            <w:szCs w:val="24"/>
          </w:rPr>
          <w:t>. The dogs were trained to sniff out CRB grubs and it was</w:t>
        </w:r>
        <w:r w:rsidR="00B875AB">
          <w:rPr>
            <w:sz w:val="24"/>
            <w:szCs w:val="24"/>
          </w:rPr>
          <w:t xml:space="preserve"> hoped that they would </w:t>
        </w:r>
      </w:ins>
      <w:ins w:id="143" w:author="Matthew Siderhurst" w:date="2016-03-10T17:21:00Z">
        <w:r w:rsidR="00B875AB">
          <w:rPr>
            <w:sz w:val="24"/>
            <w:szCs w:val="24"/>
          </w:rPr>
          <w:t xml:space="preserve">facilitate the discovery of </w:t>
        </w:r>
      </w:ins>
      <w:ins w:id="144" w:author="Matthew Siderhurst" w:date="2016-03-10T17:00:00Z">
        <w:r w:rsidR="00B605D6" w:rsidRPr="00B96705">
          <w:rPr>
            <w:sz w:val="24"/>
            <w:szCs w:val="24"/>
          </w:rPr>
          <w:t>cryptic breeding sites in the final stages of eradication. The detector dogs were a very expensive component of the Guam CRB eradication program and they were retired after two years of service when it became evident that eradication was no longer feasible.</w:t>
        </w:r>
      </w:ins>
    </w:p>
    <w:p w14:paraId="3CB53933" w14:textId="545B41DF" w:rsidR="009A6144" w:rsidRPr="006E2C61" w:rsidDel="00B96705" w:rsidRDefault="00A43A4F" w:rsidP="00B96705">
      <w:pPr>
        <w:spacing w:after="0" w:line="480" w:lineRule="auto"/>
        <w:ind w:firstLine="720"/>
        <w:jc w:val="both"/>
        <w:rPr>
          <w:del w:id="145" w:author="Matthew Siderhurst" w:date="2016-03-10T17:05:00Z"/>
          <w:sz w:val="24"/>
          <w:szCs w:val="24"/>
        </w:rPr>
        <w:pPrChange w:id="146" w:author="Matthew Siderhurst" w:date="2016-03-10T17:08:00Z">
          <w:pPr>
            <w:spacing w:after="0" w:line="480" w:lineRule="auto"/>
            <w:ind w:firstLine="720"/>
            <w:jc w:val="both"/>
          </w:pPr>
        </w:pPrChange>
      </w:pPr>
      <w:del w:id="147" w:author="Matthew Siderhurst" w:date="2016-03-10T17:08:00Z">
        <w:r w:rsidRPr="006E2C61" w:rsidDel="00B96705">
          <w:rPr>
            <w:sz w:val="24"/>
            <w:szCs w:val="24"/>
          </w:rPr>
          <w:delText xml:space="preserve">This behavioral pattern is problematic for pest management efforts since </w:delText>
        </w:r>
      </w:del>
      <w:del w:id="148" w:author="Matthew Siderhurst" w:date="2016-03-10T17:13:00Z">
        <w:r w:rsidRPr="006E2C61" w:rsidDel="00280AE7">
          <w:rPr>
            <w:sz w:val="24"/>
            <w:szCs w:val="24"/>
          </w:rPr>
          <w:delText xml:space="preserve">CRB can breed in a wide range of locations, which tend to be difficult to find </w:delText>
        </w:r>
      </w:del>
      <w:ins w:id="149" w:author="Katherine Lehman" w:date="2016-01-17T17:19:00Z">
        <w:del w:id="150" w:author="Matthew Siderhurst" w:date="2016-03-10T17:13:00Z">
          <w:r w:rsidR="00E458C6" w:rsidRPr="006E2C61" w:rsidDel="00280AE7">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del>
      </w:ins>
      <w:del w:id="151" w:author="Matthew Siderhurst" w:date="2016-03-10T17:13:00Z">
        <w:r w:rsidR="00A0473B" w:rsidRPr="006E2C61" w:rsidDel="00280AE7">
          <w:rPr>
            <w:sz w:val="24"/>
            <w:szCs w:val="24"/>
          </w:rPr>
          <w:delInstrText xml:space="preserve"> ADDIN EN.CITE </w:delInstrText>
        </w:r>
        <w:r w:rsidR="00A0473B" w:rsidRPr="006E2C61" w:rsidDel="00280AE7">
          <w:rPr>
            <w:sz w:val="24"/>
            <w:szCs w:val="24"/>
          </w:rPr>
          <w:fldChar w:fldCharType="begin">
            <w:fldData xml:space="preserve">PEVuZE5vdGU+PENpdGU+PEF1dGhvcj5CZWRmb3JkPC9BdXRob3I+PFllYXI+MjAxMzwvWWVhcj48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</w:fldData>
          </w:fldChar>
        </w:r>
        <w:r w:rsidR="00A0473B" w:rsidRPr="006E2C61" w:rsidDel="00280AE7">
          <w:rPr>
            <w:sz w:val="24"/>
            <w:szCs w:val="24"/>
          </w:rPr>
          <w:delInstrText xml:space="preserve"> ADDIN EN.CITE.DATA </w:delInstrText>
        </w:r>
        <w:r w:rsidR="00A0473B" w:rsidRPr="006E2C61" w:rsidDel="00280AE7">
          <w:rPr>
            <w:sz w:val="24"/>
            <w:szCs w:val="24"/>
          </w:rPr>
        </w:r>
        <w:r w:rsidR="00A0473B" w:rsidRPr="006E2C61" w:rsidDel="00280AE7">
          <w:rPr>
            <w:sz w:val="24"/>
            <w:szCs w:val="24"/>
          </w:rPr>
          <w:fldChar w:fldCharType="end"/>
        </w:r>
      </w:del>
      <w:ins w:id="152" w:author="Katherine Lehman" w:date="2016-01-17T17:19:00Z">
        <w:del w:id="153" w:author="Matthew Siderhurst" w:date="2016-03-10T17:13:00Z">
          <w:r w:rsidR="00E458C6" w:rsidRPr="006E2C61" w:rsidDel="00280AE7">
            <w:rPr>
              <w:sz w:val="24"/>
              <w:szCs w:val="24"/>
            </w:rPr>
          </w:r>
          <w:r w:rsidR="00E458C6" w:rsidRPr="006E2C61" w:rsidDel="00280AE7">
            <w:rPr>
              <w:sz w:val="24"/>
              <w:szCs w:val="24"/>
            </w:rPr>
            <w:fldChar w:fldCharType="separate"/>
          </w:r>
        </w:del>
      </w:ins>
      <w:del w:id="154" w:author="Matthew Siderhurst" w:date="2016-03-10T17:13:00Z">
        <w:r w:rsidR="00A0473B" w:rsidRPr="006E2C61" w:rsidDel="00280AE7">
          <w:rPr>
            <w:noProof/>
            <w:sz w:val="24"/>
            <w:szCs w:val="24"/>
          </w:rPr>
          <w:delText>(</w:delText>
        </w:r>
        <w:r w:rsidR="00B605D6" w:rsidDel="00280AE7">
          <w:fldChar w:fldCharType="begin"/>
        </w:r>
        <w:r w:rsidR="00B605D6" w:rsidDel="00280AE7">
          <w:delInstrText xml:space="preserve"> HYPERLINK \l "_ENREF_5" \o "Bedford, 2013 #12" </w:delInstrText>
        </w:r>
        <w:r w:rsidR="00B605D6" w:rsidDel="00280AE7">
          <w:fldChar w:fldCharType="separate"/>
        </w:r>
        <w:r w:rsidR="00D73AA3" w:rsidRPr="006E2C61" w:rsidDel="00280AE7">
          <w:rPr>
            <w:noProof/>
            <w:sz w:val="24"/>
            <w:szCs w:val="24"/>
          </w:rPr>
          <w:delText>Bedford, 2013</w:delText>
        </w:r>
        <w:r w:rsidR="00B605D6" w:rsidDel="00280AE7">
          <w:rPr>
            <w:noProof/>
            <w:sz w:val="24"/>
            <w:szCs w:val="24"/>
          </w:rPr>
          <w:fldChar w:fldCharType="end"/>
        </w:r>
        <w:r w:rsidR="00A0473B" w:rsidRPr="006E2C61" w:rsidDel="00280AE7">
          <w:rPr>
            <w:noProof/>
            <w:sz w:val="24"/>
            <w:szCs w:val="24"/>
          </w:rPr>
          <w:delText xml:space="preserve">; </w:delText>
        </w:r>
        <w:r w:rsidR="00B605D6" w:rsidDel="00280AE7">
          <w:fldChar w:fldCharType="begin"/>
        </w:r>
        <w:r w:rsidR="00B605D6" w:rsidDel="00280AE7">
          <w:delInstrText xml:space="preserve"> HYPERLINK \l "_ENREF_9" \o "Hinckley, 1973 #21" </w:delInstrText>
        </w:r>
        <w:r w:rsidR="00B605D6" w:rsidDel="00280AE7">
          <w:fldChar w:fldCharType="separate"/>
        </w:r>
        <w:r w:rsidR="00D73AA3" w:rsidRPr="006E2C61" w:rsidDel="00280AE7">
          <w:rPr>
            <w:noProof/>
            <w:sz w:val="24"/>
            <w:szCs w:val="24"/>
          </w:rPr>
          <w:delText>Hinckley, 1973</w:delText>
        </w:r>
        <w:r w:rsidR="00B605D6" w:rsidDel="00280AE7">
          <w:rPr>
            <w:noProof/>
            <w:sz w:val="24"/>
            <w:szCs w:val="24"/>
          </w:rPr>
          <w:fldChar w:fldCharType="end"/>
        </w:r>
        <w:r w:rsidR="00A0473B" w:rsidRPr="006E2C61" w:rsidDel="00280AE7">
          <w:rPr>
            <w:noProof/>
            <w:sz w:val="24"/>
            <w:szCs w:val="24"/>
          </w:rPr>
          <w:delText>)</w:delText>
        </w:r>
      </w:del>
      <w:ins w:id="155" w:author="Katherine Lehman" w:date="2016-01-17T17:19:00Z">
        <w:del w:id="156" w:author="Matthew Siderhurst" w:date="2016-03-10T17:13:00Z">
          <w:r w:rsidR="00E458C6" w:rsidRPr="006E2C61" w:rsidDel="00280AE7">
            <w:rPr>
              <w:sz w:val="24"/>
              <w:szCs w:val="24"/>
            </w:rPr>
            <w:fldChar w:fldCharType="end"/>
          </w:r>
        </w:del>
      </w:ins>
      <w:del w:id="157" w:author="Matthew Siderhurst" w:date="2016-03-10T17:13:00Z">
        <w:r w:rsidRPr="006E2C61" w:rsidDel="00280AE7">
          <w:rPr>
            <w:sz w:val="24"/>
            <w:szCs w:val="24"/>
          </w:rPr>
          <w:delText xml:space="preserve">Bedford 2013, Hinckley 1973). </w:delText>
        </w:r>
      </w:del>
      <w:del w:id="158" w:author="Matthew Siderhurst" w:date="2016-03-10T17:05:00Z">
        <w:r w:rsidRPr="006E2C61" w:rsidDel="00B96705">
          <w:rPr>
            <w:sz w:val="24"/>
            <w:szCs w:val="24"/>
          </w:rPr>
          <w:delText>Sources in Malaysia and Guam have reported breeding sites in shredded palm trunk material, palm frond debris, compost heaps, and dead palm trunks, all of which are abundant in these tropical countries, and this high abundance of breeding sites leads to higher damage by CRB (Bedford 1976</w:delText>
        </w:r>
      </w:del>
      <w:del w:id="159" w:author="Matthew Siderhurst" w:date="2016-03-10T17:04:00Z">
        <w:r w:rsidR="00E458C6" w:rsidRPr="006E2C61" w:rsidDel="00B96705">
          <w:rPr>
            <w:sz w:val="24"/>
            <w:szCs w:val="24"/>
          </w:rPr>
          <w:fldChar w:fldCharType="begin"/>
        </w:r>
        <w:r w:rsidR="00A0473B" w:rsidRPr="006E2C61" w:rsidDel="00B96705">
          <w:rPr>
            <w:sz w:val="24"/>
            <w:szCs w:val="24"/>
          </w:rPr>
          <w:delInstrText xml:space="preserve"> ADDIN EN.CITE &lt;EndNote&gt;&lt;Cite&gt;&lt;Author&gt;Bedford&lt;/Author&gt;&lt;Year&gt;1976&lt;/Year&gt;&lt;RecNum&gt;22&lt;/RecNum&gt;&lt;DisplayText&gt;(Bedford, 1976; 2013)&lt;/DisplayText&gt;&lt;record&gt;&lt;rec-number&gt;22&lt;/rec-number&gt;&lt;foreign-keys&gt;&lt;key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delInstrText>
        </w:r>
        <w:r w:rsidR="00E458C6" w:rsidRPr="006E2C61" w:rsidDel="00B96705">
          <w:rPr>
            <w:sz w:val="24"/>
            <w:szCs w:val="24"/>
          </w:rPr>
          <w:fldChar w:fldCharType="separate"/>
        </w:r>
        <w:r w:rsidR="00A0473B" w:rsidRPr="006E2C61" w:rsidDel="00B96705">
          <w:rPr>
            <w:noProof/>
            <w:sz w:val="24"/>
            <w:szCs w:val="24"/>
          </w:rPr>
          <w:delText>(</w:delText>
        </w:r>
        <w:r w:rsidR="00B605D6" w:rsidDel="00B96705">
          <w:fldChar w:fldCharType="begin"/>
        </w:r>
        <w:r w:rsidR="00B605D6" w:rsidDel="00B96705">
          <w:delInstrText xml:space="preserve"> HYPERLINK \l "_ENREF_3" \o "Bedford, 1976 #22" </w:delInstrText>
        </w:r>
        <w:r w:rsidR="00B605D6" w:rsidDel="00B96705">
          <w:fldChar w:fldCharType="separate"/>
        </w:r>
        <w:r w:rsidR="00D73AA3" w:rsidRPr="006E2C61" w:rsidDel="00B96705">
          <w:rPr>
            <w:noProof/>
            <w:sz w:val="24"/>
            <w:szCs w:val="24"/>
          </w:rPr>
          <w:delText>Bedford, 1976</w:delText>
        </w:r>
        <w:r w:rsidR="00B605D6" w:rsidDel="00B96705">
          <w:rPr>
            <w:noProof/>
            <w:sz w:val="24"/>
            <w:szCs w:val="24"/>
          </w:rPr>
          <w:fldChar w:fldCharType="end"/>
        </w:r>
        <w:r w:rsidR="00A0473B" w:rsidRPr="006E2C61" w:rsidDel="00B96705">
          <w:rPr>
            <w:noProof/>
            <w:sz w:val="24"/>
            <w:szCs w:val="24"/>
          </w:rPr>
          <w:delText xml:space="preserve">; </w:delText>
        </w:r>
        <w:r w:rsidR="00B605D6" w:rsidDel="00B96705">
          <w:fldChar w:fldCharType="begin"/>
        </w:r>
        <w:r w:rsidR="00B605D6" w:rsidDel="00B96705">
          <w:delInstrText xml:space="preserve"> HYPERLINK \l "_ENREF_5" \o "Bedford, 2013 #12" </w:delInstrText>
        </w:r>
        <w:r w:rsidR="00B605D6" w:rsidDel="00B96705">
          <w:fldChar w:fldCharType="separate"/>
        </w:r>
        <w:r w:rsidR="00D73AA3" w:rsidRPr="006E2C61" w:rsidDel="00B96705">
          <w:rPr>
            <w:noProof/>
            <w:sz w:val="24"/>
            <w:szCs w:val="24"/>
          </w:rPr>
          <w:delText>2013</w:delText>
        </w:r>
        <w:r w:rsidR="00B605D6" w:rsidDel="00B96705">
          <w:rPr>
            <w:noProof/>
            <w:sz w:val="24"/>
            <w:szCs w:val="24"/>
          </w:rPr>
          <w:fldChar w:fldCharType="end"/>
        </w:r>
        <w:r w:rsidR="00A0473B" w:rsidRPr="006E2C61" w:rsidDel="00B96705">
          <w:rPr>
            <w:noProof/>
            <w:sz w:val="24"/>
            <w:szCs w:val="24"/>
          </w:rPr>
          <w:delText>)</w:delText>
        </w:r>
        <w:r w:rsidR="00E458C6" w:rsidRPr="006E2C61" w:rsidDel="00B96705">
          <w:rPr>
            <w:sz w:val="24"/>
            <w:szCs w:val="24"/>
          </w:rPr>
          <w:fldChar w:fldCharType="end"/>
        </w:r>
      </w:del>
      <w:del w:id="160" w:author="Matthew Siderhurst" w:date="2016-03-10T17:05:00Z">
        <w:r w:rsidRPr="006E2C61" w:rsidDel="00B96705">
          <w:rPr>
            <w:sz w:val="24"/>
            <w:szCs w:val="24"/>
          </w:rPr>
          <w:delText>,</w:delText>
        </w:r>
      </w:del>
      <w:ins w:id="161" w:author="Katherine Lehman" w:date="2016-01-17T17:20:00Z">
        <w:del w:id="162" w:author="Matthew Siderhurst" w:date="2016-03-10T17:05:00Z">
          <w:r w:rsidR="00E458C6" w:rsidRPr="006E2C61" w:rsidDel="00B96705">
            <w:rPr>
              <w:sz w:val="24"/>
              <w:szCs w:val="24"/>
            </w:rPr>
            <w:delText xml:space="preserve"> </w:delText>
          </w:r>
        </w:del>
      </w:ins>
      <w:del w:id="163" w:author="Matthew Siderhurst" w:date="2016-03-10T17:05:00Z">
        <w:r w:rsidRPr="006E2C61" w:rsidDel="00B96705">
          <w:rPr>
            <w:sz w:val="24"/>
            <w:szCs w:val="24"/>
          </w:rPr>
          <w:delText xml:space="preserve"> Bedford 2013). </w:delText>
        </w:r>
      </w:del>
    </w:p>
    <w:p w14:paraId="0F6025BC" w14:textId="0E63096A" w:rsidR="009A6144" w:rsidRPr="006E2C61" w:rsidDel="00B96705" w:rsidRDefault="00A43A4F" w:rsidP="00B96705">
      <w:pPr>
        <w:spacing w:after="0" w:line="480" w:lineRule="auto"/>
        <w:ind w:firstLine="720"/>
        <w:jc w:val="both"/>
        <w:rPr>
          <w:del w:id="164" w:author="Matthew Siderhurst" w:date="2016-03-10T17:08:00Z"/>
          <w:sz w:val="24"/>
          <w:szCs w:val="24"/>
        </w:rPr>
        <w:pPrChange w:id="165" w:author="Matthew Siderhurst" w:date="2016-03-10T17:08:00Z">
          <w:pPr>
            <w:spacing w:after="0" w:line="480" w:lineRule="auto"/>
            <w:ind w:firstLine="720"/>
            <w:jc w:val="both"/>
          </w:pPr>
        </w:pPrChange>
      </w:pPr>
      <w:del w:id="166" w:author="Matthew Siderhurst" w:date="2016-03-10T17:05:00Z">
        <w:r w:rsidRPr="006E2C61" w:rsidDel="00B96705">
          <w:rPr>
            <w:sz w:val="24"/>
            <w:szCs w:val="24"/>
          </w:rPr>
          <w:delText xml:space="preserve">CRB monitoring and control utilizes a number of management techniques. These include biological control methods, which have played an essential role in the control of CRB populations. Biocontrol of CRB larvae mainly consists of using the fungal species </w:delText>
        </w:r>
        <w:r w:rsidRPr="006E2C61" w:rsidDel="00B96705">
          <w:rPr>
            <w:i/>
            <w:sz w:val="24"/>
            <w:szCs w:val="24"/>
          </w:rPr>
          <w:delText>Metarhezium anisopline</w:delText>
        </w:r>
        <w:r w:rsidRPr="006E2C61" w:rsidDel="00B96705">
          <w:rPr>
            <w:sz w:val="24"/>
            <w:szCs w:val="24"/>
          </w:rPr>
          <w:delText xml:space="preserve">, which has been reported to effectively control larvae populations (Arura 1984, </w:delText>
        </w:r>
        <w:r w:rsidR="00151D8B" w:rsidRPr="006E2C61" w:rsidDel="00B96705">
          <w:rPr>
            <w:sz w:val="24"/>
            <w:szCs w:val="24"/>
          </w:rPr>
          <w:fldChar w:fldCharType="begin"/>
        </w:r>
        <w:r w:rsidR="00F0089D" w:rsidRPr="006E2C61" w:rsidDel="00B96705">
          <w:rPr>
            <w:sz w:val="24"/>
            <w:szCs w:val="24"/>
          </w:rPr>
          <w:delInstrText xml:space="preserve"> ADDIN EN.CITE &lt;EndNote&gt;&lt;Cite&gt;&lt;Author&gt;Arura&lt;/Author&gt;&lt;Year&gt;1984&lt;/Year&gt;&lt;RecNum&gt;29&lt;/RecNum&gt;&lt;DisplayText&gt;(Arura, 1984; Bedford, 2013)&lt;/DisplayText&gt;&lt;record&gt;&lt;rec-number&gt;29&lt;/rec-number&gt;&lt;foreign-keys&gt;&lt;key app="EN" db-id="az0w59erdx5299eddtmpr05gape9x5errdvp" timestamp="1453672339"&gt;29&lt;/key&gt;&lt;/foreign-keys&gt;&lt;ref-type name="Journal Article"&gt;17&lt;/ref-type&gt;&lt;contributors&gt;&lt;authors&gt;&lt;author&gt;M. Arura&lt;/author&gt;&lt;/authors&gt;&lt;/contributors&gt;&lt;titles&gt;&lt;title&gt;Pests of coconut palm - the Asiatic rhinoceros beetle&lt;/title&gt;&lt;secondary-title&gt;Harvest&lt;/secondary-title&gt;&lt;/titles&gt;&lt;periodical&gt;&lt;full-title&gt;Harvest&lt;/full-title&gt;&lt;/periodical&gt;&lt;pages&gt;84&lt;/pages&gt;&lt;volume&gt;10&lt;/volume&gt;&lt;number&gt;2&lt;/number&gt;&lt;dates&gt;&lt;year&gt;1984&lt;/year&gt;&lt;/dates&gt;&lt;urls&gt;&lt;/urls&gt;&lt;/record&gt;&lt;/Cite&gt;&lt;Cite&gt;&lt;Author&gt;Bedford&lt;/Author&gt;&lt;Year&gt;2013&lt;/Year&gt;&lt;RecNum&gt;12&lt;/RecNum&gt;&lt;record&gt;&lt;rec-number&gt;12&lt;/rec-number&gt;&lt;foreign-keys&gt;&lt;key app="EN" db-id="az0w59erdx5299eddtmpr05gape9x5errdvp" timestamp="0"&gt;12&lt;/key&gt;&lt;/foreign-keys&gt;&lt;ref-type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delInstrText>
        </w:r>
        <w:r w:rsidR="00151D8B" w:rsidRPr="006E2C61" w:rsidDel="00B96705">
          <w:rPr>
            <w:sz w:val="24"/>
            <w:szCs w:val="24"/>
          </w:rPr>
          <w:fldChar w:fldCharType="separate"/>
        </w:r>
        <w:r w:rsidR="00F0089D" w:rsidRPr="006E2C61" w:rsidDel="00B96705">
          <w:rPr>
            <w:noProof/>
            <w:sz w:val="24"/>
            <w:szCs w:val="24"/>
          </w:rPr>
          <w:delText>(</w:delText>
        </w:r>
        <w:r w:rsidR="00B605D6" w:rsidDel="00B96705">
          <w:fldChar w:fldCharType="begin"/>
        </w:r>
        <w:r w:rsidR="00B605D6" w:rsidDel="00B96705">
          <w:delInstrText xml:space="preserve"> HYPERLINK \l "_ENREF_1" \o "Arura, 1984 #29" </w:delInstrText>
        </w:r>
        <w:r w:rsidR="00B605D6" w:rsidDel="00B96705">
          <w:fldChar w:fldCharType="separate"/>
        </w:r>
        <w:r w:rsidR="00D73AA3" w:rsidRPr="006E2C61" w:rsidDel="00B96705">
          <w:rPr>
            <w:noProof/>
            <w:sz w:val="24"/>
            <w:szCs w:val="24"/>
          </w:rPr>
          <w:delText>Arura, 1984</w:delText>
        </w:r>
        <w:r w:rsidR="00B605D6" w:rsidDel="00B96705">
          <w:rPr>
            <w:noProof/>
            <w:sz w:val="24"/>
            <w:szCs w:val="24"/>
          </w:rPr>
          <w:fldChar w:fldCharType="end"/>
        </w:r>
        <w:r w:rsidR="00F0089D" w:rsidRPr="006E2C61" w:rsidDel="00B96705">
          <w:rPr>
            <w:noProof/>
            <w:sz w:val="24"/>
            <w:szCs w:val="24"/>
          </w:rPr>
          <w:delText xml:space="preserve">; </w:delText>
        </w:r>
        <w:r w:rsidR="00B605D6" w:rsidDel="00B96705">
          <w:fldChar w:fldCharType="begin"/>
        </w:r>
        <w:r w:rsidR="00B605D6" w:rsidDel="00B96705">
          <w:delInstrText xml:space="preserve"> HYPERLINK \l "_ENREF_5" \o "Bedford, 2013 #12" </w:delInstrText>
        </w:r>
        <w:r w:rsidR="00B605D6" w:rsidDel="00B96705">
          <w:fldChar w:fldCharType="separate"/>
        </w:r>
        <w:r w:rsidR="00D73AA3" w:rsidRPr="006E2C61" w:rsidDel="00B96705">
          <w:rPr>
            <w:noProof/>
            <w:sz w:val="24"/>
            <w:szCs w:val="24"/>
          </w:rPr>
          <w:delText>Bedford, 2013</w:delText>
        </w:r>
        <w:r w:rsidR="00B605D6" w:rsidDel="00B96705">
          <w:rPr>
            <w:noProof/>
            <w:sz w:val="24"/>
            <w:szCs w:val="24"/>
          </w:rPr>
          <w:fldChar w:fldCharType="end"/>
        </w:r>
        <w:r w:rsidR="00F0089D" w:rsidRPr="006E2C61" w:rsidDel="00B96705">
          <w:rPr>
            <w:noProof/>
            <w:sz w:val="24"/>
            <w:szCs w:val="24"/>
          </w:rPr>
          <w:delText>)</w:delText>
        </w:r>
        <w:r w:rsidR="00151D8B" w:rsidRPr="006E2C61" w:rsidDel="00B96705">
          <w:rPr>
            <w:sz w:val="24"/>
            <w:szCs w:val="24"/>
          </w:rPr>
          <w:fldChar w:fldCharType="end"/>
        </w:r>
        <w:r w:rsidRPr="006E2C61" w:rsidDel="00B96705">
          <w:rPr>
            <w:sz w:val="24"/>
            <w:szCs w:val="24"/>
          </w:rPr>
          <w:delText xml:space="preserve">Bedford 2013, Ferron </w:delText>
        </w:r>
        <w:r w:rsidRPr="006E2C61" w:rsidDel="00B96705">
          <w:rPr>
            <w:i/>
            <w:sz w:val="24"/>
            <w:szCs w:val="24"/>
          </w:rPr>
          <w:delText>et al.</w:delText>
        </w:r>
        <w:r w:rsidRPr="006E2C61" w:rsidDel="00B96705">
          <w:rPr>
            <w:sz w:val="24"/>
            <w:szCs w:val="24"/>
          </w:rPr>
          <w:delText xml:space="preserve"> 1974</w:delText>
        </w:r>
        <w:r w:rsidR="00F0089D" w:rsidRPr="006E2C61" w:rsidDel="00B96705">
          <w:rPr>
            <w:sz w:val="24"/>
            <w:szCs w:val="24"/>
          </w:rPr>
          <w:delText xml:space="preserve"> </w:delText>
        </w:r>
        <w:r w:rsidR="00F0089D" w:rsidRPr="006E2C61" w:rsidDel="00B96705">
          <w:rPr>
            <w:sz w:val="24"/>
            <w:szCs w:val="24"/>
            <w:rPrChange w:id="167" w:author="Katherine Lehman" w:date="2016-01-24T18:57:00Z">
              <w:rPr>
                <w:sz w:val="24"/>
                <w:szCs w:val="24"/>
                <w:highlight w:val="yellow"/>
              </w:rPr>
            </w:rPrChange>
          </w:rPr>
          <w:fldChar w:fldCharType="begin"/>
        </w:r>
        <w:r w:rsidR="00F0089D" w:rsidRPr="006E2C61" w:rsidDel="00B96705">
          <w:rPr>
            <w:sz w:val="24"/>
            <w:szCs w:val="24"/>
            <w:rPrChange w:id="168" w:author="Katherine Lehman" w:date="2016-01-24T18:57:00Z">
              <w:rPr>
                <w:sz w:val="24"/>
                <w:szCs w:val="24"/>
                <w:highlight w:val="yellow"/>
              </w:rPr>
            </w:rPrChange>
          </w:rPr>
          <w:delInstrText xml:space="preserve"> ADDIN EN.CITE &lt;EndNote&gt;&lt;Cite&gt;&lt;Author&gt;Ferron&lt;/Author&gt;&lt;Year&gt;1975&lt;/Year&gt;&lt;RecNum&gt;30&lt;/RecNum&gt;&lt;DisplayText&gt;(Ferron et al., 1975)&lt;/DisplayText&gt;&lt;record&gt;&lt;rec-number&gt;30&lt;/rec-number&gt;&lt;foreign-keys&gt;&lt;key app="EN" db-id="az0w59erdx5299eddtmpr05gape9x5errdvp" timestamp="1453672715"&gt;30&lt;/key&gt;&lt;/foreign-keys&gt;&lt;ref-type name="Journal Article"&gt;17&lt;/ref-type&gt;&lt;contributors&gt;&lt;authors&gt;&lt;author&gt;Ferron, P.&lt;/author&gt;&lt;author&gt;Robert, P. H.&lt;/author&gt;&lt;author&gt;Deotte, Annick&lt;/author&gt;&lt;/authors&gt;&lt;/contributors&gt;&lt;titles&gt;&lt;title&gt;Susceptibility of Oryctes rhinoceros adults to Metarrhizium anisopliae&lt;/title&gt;&lt;secondary-title&gt;Journal of Invertebrate Pathology&lt;/secondary-title&gt;&lt;/titles&gt;&lt;periodical&gt;&lt;full-title&gt;Journal of Invertebrate Pathology&lt;/full-title&gt;&lt;/periodical&gt;&lt;pages&gt;313-319&lt;/pages&gt;&lt;volume&gt;25&lt;/volume&gt;&lt;number&gt;3&lt;/number&gt;&lt;dates&gt;&lt;year&gt;1975&lt;/year&gt;&lt;pub-dates&gt;&lt;date&gt;5//&lt;/date&gt;&lt;/pub-dates&gt;&lt;/dates&gt;&lt;isbn&gt;0022-2011&lt;/isbn&gt;&lt;urls&gt;&lt;related-urls&gt;&lt;url&gt;http://www.sciencedirect.com/science/article/pii/0022201175900889&lt;/url&gt;&lt;/related-urls&gt;&lt;/urls&gt;&lt;electronic-resource-num&gt;http://dx.doi.org/10.1016/0022-2011(75)90088-9&lt;/electronic-resource-num&gt;&lt;/record&gt;&lt;/Cite&gt;&lt;/EndNote&gt;</w:delInstrText>
        </w:r>
        <w:r w:rsidR="00F0089D" w:rsidRPr="006E2C61" w:rsidDel="00B96705">
          <w:rPr>
            <w:sz w:val="24"/>
            <w:szCs w:val="24"/>
            <w:rPrChange w:id="169" w:author="Katherine Lehman" w:date="2016-01-24T18:57:00Z">
              <w:rPr>
                <w:sz w:val="24"/>
                <w:szCs w:val="24"/>
                <w:highlight w:val="yellow"/>
              </w:rPr>
            </w:rPrChange>
          </w:rPr>
          <w:fldChar w:fldCharType="separate"/>
        </w:r>
        <w:r w:rsidR="00F0089D" w:rsidRPr="006E2C61" w:rsidDel="00B96705">
          <w:rPr>
            <w:noProof/>
            <w:sz w:val="24"/>
            <w:szCs w:val="24"/>
            <w:rPrChange w:id="170" w:author="Katherine Lehman" w:date="2016-01-24T18:57:00Z">
              <w:rPr>
                <w:noProof/>
                <w:sz w:val="24"/>
                <w:szCs w:val="24"/>
                <w:highlight w:val="yellow"/>
              </w:rPr>
            </w:rPrChange>
          </w:rPr>
          <w:delText>(</w:delText>
        </w:r>
        <w:r w:rsidR="00D73AA3" w:rsidDel="00B96705">
          <w:rPr>
            <w:noProof/>
            <w:sz w:val="24"/>
            <w:szCs w:val="24"/>
          </w:rPr>
          <w:fldChar w:fldCharType="begin"/>
        </w:r>
        <w:r w:rsidR="00D73AA3" w:rsidDel="00B96705">
          <w:rPr>
            <w:noProof/>
            <w:sz w:val="24"/>
            <w:szCs w:val="24"/>
          </w:rPr>
          <w:delInstrText xml:space="preserve"> HYPERLINK \l "_ENREF_6" \o "Ferron, 1975 #30" </w:delInstrText>
        </w:r>
        <w:r w:rsidR="00D73AA3" w:rsidDel="00B96705">
          <w:rPr>
            <w:noProof/>
            <w:sz w:val="24"/>
            <w:szCs w:val="24"/>
          </w:rPr>
          <w:fldChar w:fldCharType="separate"/>
        </w:r>
        <w:r w:rsidR="00D73AA3" w:rsidRPr="006E2C61" w:rsidDel="00B96705">
          <w:rPr>
            <w:noProof/>
            <w:sz w:val="24"/>
            <w:szCs w:val="24"/>
            <w:rPrChange w:id="171" w:author="Katherine Lehman" w:date="2016-01-24T18:57:00Z">
              <w:rPr>
                <w:noProof/>
                <w:sz w:val="24"/>
                <w:szCs w:val="24"/>
                <w:highlight w:val="yellow"/>
              </w:rPr>
            </w:rPrChange>
          </w:rPr>
          <w:delText>Ferron et al., 1975</w:delText>
        </w:r>
        <w:r w:rsidR="00D73AA3" w:rsidDel="00B96705">
          <w:rPr>
            <w:noProof/>
            <w:sz w:val="24"/>
            <w:szCs w:val="24"/>
          </w:rPr>
          <w:fldChar w:fldCharType="end"/>
        </w:r>
        <w:r w:rsidR="00F0089D" w:rsidRPr="006E2C61" w:rsidDel="00B96705">
          <w:rPr>
            <w:noProof/>
            <w:sz w:val="24"/>
            <w:szCs w:val="24"/>
            <w:rPrChange w:id="172" w:author="Katherine Lehman" w:date="2016-01-24T18:57:00Z">
              <w:rPr>
                <w:noProof/>
                <w:sz w:val="24"/>
                <w:szCs w:val="24"/>
                <w:highlight w:val="yellow"/>
              </w:rPr>
            </w:rPrChange>
          </w:rPr>
          <w:delText>)</w:delText>
        </w:r>
        <w:r w:rsidR="00F0089D" w:rsidRPr="006E2C61" w:rsidDel="00B96705">
          <w:rPr>
            <w:sz w:val="24"/>
            <w:szCs w:val="24"/>
            <w:rPrChange w:id="173" w:author="Katherine Lehman" w:date="2016-01-24T18:57:00Z">
              <w:rPr>
                <w:sz w:val="24"/>
                <w:szCs w:val="24"/>
                <w:highlight w:val="yellow"/>
              </w:rPr>
            </w:rPrChange>
          </w:rPr>
          <w:fldChar w:fldCharType="end"/>
        </w:r>
        <w:r w:rsidRPr="006E2C61" w:rsidDel="00B96705">
          <w:rPr>
            <w:sz w:val="24"/>
            <w:szCs w:val="24"/>
          </w:rPr>
          <w:delText xml:space="preserve">. On the other hand, adult CRB biocontrol relies on the use of viral control agents. Infection with </w:delText>
        </w:r>
        <w:r w:rsidRPr="006E2C61" w:rsidDel="00B96705">
          <w:rPr>
            <w:i/>
            <w:sz w:val="24"/>
            <w:szCs w:val="24"/>
          </w:rPr>
          <w:delText>Baculovirus oryctes</w:delText>
        </w:r>
        <w:r w:rsidRPr="006E2C61" w:rsidDel="00B96705">
          <w:rPr>
            <w:sz w:val="24"/>
            <w:szCs w:val="24"/>
          </w:rPr>
          <w:delText xml:space="preserve"> has successfully decreased CRB populations in various nations of Southeast Asia and the Pacific where infected individuals were released (Bedford 1985</w:delText>
        </w:r>
        <w:r w:rsidR="002801FF" w:rsidRPr="006E2C61" w:rsidDel="00B96705">
          <w:rPr>
            <w:sz w:val="24"/>
            <w:szCs w:val="24"/>
          </w:rPr>
          <w:delText xml:space="preserve"> </w:delText>
        </w:r>
        <w:r w:rsidR="002801FF" w:rsidRPr="006E2C61" w:rsidDel="00B96705">
          <w:rPr>
            <w:sz w:val="24"/>
            <w:szCs w:val="24"/>
          </w:rPr>
          <w:fldChar w:fldCharType="begin"/>
        </w:r>
        <w:r w:rsidR="002801FF" w:rsidRPr="006E2C61" w:rsidDel="00B96705">
          <w:rPr>
            <w:sz w:val="24"/>
            <w:szCs w:val="24"/>
          </w:rPr>
          <w:delInstrText xml:space="preserve"> ADDIN EN.CITE &lt;EndNote&gt;&lt;Cite&gt;&lt;Author&gt;Bedford&lt;/Author&gt;&lt;Year&gt;1986&lt;/Year&gt;&lt;RecNum&gt;32&lt;/RecNum&gt;&lt;DisplayText&gt;(Bedford, 1986)&lt;/DisplayText&gt;&lt;record&gt;&lt;rec-number&gt;32&lt;/rec-number&gt;&lt;foreign-keys&gt;&lt;key app="EN" db-id="az0w59erdx5299eddtmpr05gape9x5errdvp" timestamp="1453678290"&gt;32&lt;/key&gt;&lt;/foreign-keys&gt;&lt;ref-type name="Journal Article"&gt;17&lt;/ref-type&gt;&lt;contributors&gt;&lt;authors&gt;&lt;author&gt;G. O. Bedford&lt;/author&gt;&lt;/authors&gt;&lt;/contributors&gt;&lt;titles&gt;&lt;title&gt;&lt;style face="normal" font="default" size="100%"&gt;&amp;#xD;Biological Control of the Rhinoceros Beetle (&lt;/style&gt;&lt;style face="italic" font="default" size="100%"&gt;Orytes rhinoceros&lt;/style&gt;&lt;style face="normal" font="default" size="100%"&gt;) in the South Pacific by Baculovirus&lt;/style&gt;&lt;/title&gt;&lt;secondary-title&gt;Agriculture, Ecosystems, and Environment&lt;/secondary-title&gt;&lt;/titles&gt;&lt;periodical&gt;&lt;full-title&gt;Agriculture, Ecosystems, and Environment&lt;/full-title&gt;&lt;/periodical&gt;&lt;pages&gt;141-147&lt;/pages&gt;&lt;volume&gt;15&lt;/volume&gt;&lt;dates&gt;&lt;year&gt;1986&lt;/year&gt;&lt;/dates&gt;&lt;urls&gt;&lt;/urls&gt;&lt;/record&gt;&lt;/Cite&gt;&lt;/EndNote&gt;</w:delInstrText>
        </w:r>
        <w:r w:rsidR="002801FF" w:rsidRPr="006E2C61" w:rsidDel="00B96705">
          <w:rPr>
            <w:sz w:val="24"/>
            <w:szCs w:val="24"/>
          </w:rPr>
          <w:fldChar w:fldCharType="separate"/>
        </w:r>
        <w:r w:rsidR="002801FF" w:rsidRPr="006E2C61" w:rsidDel="00B96705">
          <w:rPr>
            <w:noProof/>
            <w:sz w:val="24"/>
            <w:szCs w:val="24"/>
          </w:rPr>
          <w:delText>(</w:delText>
        </w:r>
        <w:r w:rsidR="00B605D6" w:rsidDel="00B96705">
          <w:fldChar w:fldCharType="begin"/>
        </w:r>
        <w:r w:rsidR="00B605D6" w:rsidDel="00B96705">
          <w:delInstrText xml:space="preserve"> HYPERLINK \l "_ENREF_4" \o "Bedford, 1986 #32" </w:delInstrText>
        </w:r>
        <w:r w:rsidR="00B605D6" w:rsidDel="00B96705">
          <w:fldChar w:fldCharType="separate"/>
        </w:r>
        <w:r w:rsidR="00D73AA3" w:rsidRPr="006E2C61" w:rsidDel="00B96705">
          <w:rPr>
            <w:noProof/>
            <w:sz w:val="24"/>
            <w:szCs w:val="24"/>
          </w:rPr>
          <w:delText>Bedford, 1986</w:delText>
        </w:r>
        <w:r w:rsidR="00B605D6" w:rsidDel="00B96705">
          <w:rPr>
            <w:noProof/>
            <w:sz w:val="24"/>
            <w:szCs w:val="24"/>
          </w:rPr>
          <w:fldChar w:fldCharType="end"/>
        </w:r>
        <w:r w:rsidR="002801FF" w:rsidRPr="006E2C61" w:rsidDel="00B96705">
          <w:rPr>
            <w:noProof/>
            <w:sz w:val="24"/>
            <w:szCs w:val="24"/>
          </w:rPr>
          <w:delText>)</w:delText>
        </w:r>
        <w:r w:rsidR="002801FF" w:rsidRPr="006E2C61" w:rsidDel="00B96705">
          <w:rPr>
            <w:sz w:val="24"/>
            <w:szCs w:val="24"/>
          </w:rPr>
          <w:fldChar w:fldCharType="end"/>
        </w:r>
        <w:r w:rsidRPr="006E2C61" w:rsidDel="00B96705">
          <w:rPr>
            <w:sz w:val="24"/>
            <w:szCs w:val="24"/>
          </w:rPr>
          <w:delText xml:space="preserve">, </w:delText>
        </w:r>
        <w:r w:rsidR="000434B3" w:rsidRPr="006E2C61" w:rsidDel="00B96705">
          <w:rPr>
            <w:sz w:val="24"/>
            <w:szCs w:val="24"/>
          </w:rPr>
          <w:fldChar w:fldCharType="begin"/>
        </w:r>
        <w:r w:rsidR="000434B3" w:rsidRPr="006E2C61" w:rsidDel="00B96705">
          <w:rPr>
            <w:sz w:val="24"/>
            <w:szCs w:val="24"/>
          </w:rPr>
          <w:delInstrText xml:space="preserve"> ADDIN EN.CITE &lt;EndNote&gt;&lt;Cite&gt;&lt;Author&gt;Lomer&lt;/Author&gt;&lt;Year&gt;1985&lt;/Year&gt;&lt;RecNum&gt;31&lt;/RecNum&gt;&lt;DisplayText&gt;(Lomer, 1985)&lt;/DisplayText&gt;&lt;record&gt;&lt;rec-number&gt;31&lt;/rec-number&gt;&lt;foreign-keys&gt;&lt;key app="EN" db-id="az0w59erdx5299eddtmpr05gape9x5errdvp" timestamp="1453673127"&gt;31&lt;/key&gt;&lt;/foreign-keys&gt;&lt;ref-type name="Journal Article"&gt;17&lt;/ref-type&gt;&lt;contributors&gt;&lt;authors&gt;&lt;author&gt;C.J. Lomer&lt;/author&gt;&lt;/authors&gt;&lt;/contributors&gt;&lt;titles&gt;&lt;title&gt; Release of Bacu/ovirus oryctes into Oryctes monoceros Populations in the Seychelles&lt;/title&gt;&lt;secondary-title&gt;Journal of Invertebrate Pathology&lt;/secondary-title&gt;&lt;/titles&gt;&lt;periodical&gt;&lt;full-title&gt;Journal of Invertebrate Pathology&lt;/full-title&gt;&lt;/periodical&gt;&lt;pages&gt;237-246 &lt;/pages&gt;&lt;volume&gt;47&lt;/volume&gt;&lt;dates&gt;&lt;year&gt;1985&lt;/year&gt;&lt;/dates&gt;&lt;urls&gt;&lt;/urls&gt;&lt;/record&gt;&lt;/Cite&gt;&lt;/EndNote&gt;</w:delInstrText>
        </w:r>
        <w:r w:rsidR="000434B3" w:rsidRPr="006E2C61" w:rsidDel="00B96705">
          <w:rPr>
            <w:sz w:val="24"/>
            <w:szCs w:val="24"/>
          </w:rPr>
          <w:fldChar w:fldCharType="separate"/>
        </w:r>
        <w:r w:rsidR="000434B3" w:rsidRPr="006E2C61" w:rsidDel="00B96705">
          <w:rPr>
            <w:noProof/>
            <w:sz w:val="24"/>
            <w:szCs w:val="24"/>
          </w:rPr>
          <w:delText>(</w:delText>
        </w:r>
        <w:r w:rsidR="00B605D6" w:rsidDel="00B96705">
          <w:fldChar w:fldCharType="begin"/>
        </w:r>
        <w:r w:rsidR="00B605D6" w:rsidDel="00B96705">
          <w:delInstrText xml:space="preserve"> HYPERLINK \l "_ENREF_10" \o "Lomer, 1985 #31" </w:delInstrText>
        </w:r>
        <w:r w:rsidR="00B605D6" w:rsidDel="00B96705">
          <w:fldChar w:fldCharType="separate"/>
        </w:r>
        <w:r w:rsidR="00D73AA3" w:rsidRPr="006E2C61" w:rsidDel="00B96705">
          <w:rPr>
            <w:noProof/>
            <w:sz w:val="24"/>
            <w:szCs w:val="24"/>
          </w:rPr>
          <w:delText>Lomer, 1985</w:delText>
        </w:r>
        <w:r w:rsidR="00B605D6" w:rsidDel="00B96705">
          <w:rPr>
            <w:noProof/>
            <w:sz w:val="24"/>
            <w:szCs w:val="24"/>
          </w:rPr>
          <w:fldChar w:fldCharType="end"/>
        </w:r>
        <w:r w:rsidR="000434B3" w:rsidRPr="006E2C61" w:rsidDel="00B96705">
          <w:rPr>
            <w:noProof/>
            <w:sz w:val="24"/>
            <w:szCs w:val="24"/>
          </w:rPr>
          <w:delText>)</w:delText>
        </w:r>
        <w:r w:rsidR="000434B3" w:rsidRPr="006E2C61" w:rsidDel="00B96705">
          <w:rPr>
            <w:sz w:val="24"/>
            <w:szCs w:val="24"/>
          </w:rPr>
          <w:fldChar w:fldCharType="end"/>
        </w:r>
        <w:r w:rsidRPr="006E2C61" w:rsidDel="00B96705">
          <w:rPr>
            <w:sz w:val="24"/>
            <w:szCs w:val="24"/>
          </w:rPr>
          <w:delText>Lomer 1985, Gorick 1980</w:delText>
        </w:r>
        <w:r w:rsidR="002801FF" w:rsidRPr="006E2C61" w:rsidDel="00B96705">
          <w:rPr>
            <w:sz w:val="24"/>
            <w:szCs w:val="24"/>
          </w:rPr>
          <w:delText xml:space="preserve"> </w:delText>
        </w:r>
        <w:r w:rsidR="002801FF" w:rsidRPr="006E2C61" w:rsidDel="00B96705">
          <w:rPr>
            <w:sz w:val="24"/>
            <w:szCs w:val="24"/>
          </w:rPr>
          <w:fldChar w:fldCharType="begin"/>
        </w:r>
        <w:r w:rsidR="002801FF" w:rsidRPr="006E2C61" w:rsidDel="00B96705">
          <w:rPr>
            <w:sz w:val="24"/>
            <w:szCs w:val="24"/>
          </w:rPr>
          <w:delInstrText xml:space="preserve"> ADDIN EN.CITE &lt;EndNote&gt;&lt;Cite&gt;&lt;Author&gt;Gorick&lt;/Author&gt;&lt;Year&gt;1980&lt;/Year&gt;&lt;RecNum&gt;33&lt;/RecNum&gt;&lt;DisplayText&gt;(Gorick, 1980)&lt;/DisplayText&gt;&lt;record&gt;&lt;rec-number&gt;33&lt;/rec-number&gt;&lt;foreign-keys&gt;&lt;key app="EN" db-id="az0w59erdx5299eddtmpr05gape9x5errdvp" timestamp="1453678511"&gt;33&lt;/key&gt;&lt;/foreign-keys&gt;&lt;ref-type name="Journal Article"&gt;17&lt;/ref-type&gt;&lt;contributors&gt;&lt;authors&gt;&lt;author&gt;Gorick,B. D.&lt;/author&gt;&lt;/authors&gt;&lt;/contributors&gt;&lt;titles&gt;&lt;title&gt;Release and establishment of the baculovirus disease of Oryctes rhinoceros (L.) (Coleoptera: Scarabaeidae) in Papua New Guinea&lt;/title&gt;&lt;secondary-title&gt;Bulletin of Entomological Research&lt;/secondary-title&gt;&lt;/titles&gt;&lt;periodical&gt;&lt;full-title&gt;Bulletin of Entomological Research&lt;/full-title&gt;&lt;/periodical&gt;&lt;pages&gt;445-453&lt;/pages&gt;&lt;volume&gt;70&lt;/volume&gt;&lt;number&gt;03&lt;/number&gt;&lt;dates&gt;&lt;year&gt;1980&lt;/year&gt;&lt;/dates&gt;&lt;isbn&gt;1475-2670&lt;/isbn&gt;&lt;urls&gt;&lt;related-urls&gt;&lt;url&gt;http://dx.doi.org/10.1017/S0007485300007719&lt;/url&gt;&lt;/related-urls&gt;&lt;/urls&gt;&lt;electronic-resource-num&gt;doi:10.1017/S0007485300007719&lt;/electronic-resource-num&gt;&lt;access-date&gt;1980&lt;/access-date&gt;&lt;/record&gt;&lt;/Cite&gt;&lt;/EndNote&gt;</w:delInstrText>
        </w:r>
        <w:r w:rsidR="002801FF" w:rsidRPr="006E2C61" w:rsidDel="00B96705">
          <w:rPr>
            <w:sz w:val="24"/>
            <w:szCs w:val="24"/>
          </w:rPr>
          <w:fldChar w:fldCharType="separate"/>
        </w:r>
        <w:r w:rsidR="002801FF" w:rsidRPr="006E2C61" w:rsidDel="00B96705">
          <w:rPr>
            <w:noProof/>
            <w:sz w:val="24"/>
            <w:szCs w:val="24"/>
          </w:rPr>
          <w:delText>(</w:delText>
        </w:r>
        <w:r w:rsidR="00B605D6" w:rsidDel="00B96705">
          <w:fldChar w:fldCharType="begin"/>
        </w:r>
        <w:r w:rsidR="00B605D6" w:rsidDel="00B96705">
          <w:delInstrText xml:space="preserve"> HYPERLINK \l "_ENREF_7" \o "Gorick, 1980 #33" </w:delInstrText>
        </w:r>
        <w:r w:rsidR="00B605D6" w:rsidDel="00B96705">
          <w:fldChar w:fldCharType="separate"/>
        </w:r>
        <w:r w:rsidR="00D73AA3" w:rsidRPr="006E2C61" w:rsidDel="00B96705">
          <w:rPr>
            <w:noProof/>
            <w:sz w:val="24"/>
            <w:szCs w:val="24"/>
          </w:rPr>
          <w:delText>Gorick, 1980</w:delText>
        </w:r>
        <w:r w:rsidR="00B605D6" w:rsidDel="00B96705">
          <w:rPr>
            <w:noProof/>
            <w:sz w:val="24"/>
            <w:szCs w:val="24"/>
          </w:rPr>
          <w:fldChar w:fldCharType="end"/>
        </w:r>
        <w:r w:rsidR="002801FF" w:rsidRPr="006E2C61" w:rsidDel="00B96705">
          <w:rPr>
            <w:noProof/>
            <w:sz w:val="24"/>
            <w:szCs w:val="24"/>
          </w:rPr>
          <w:delText>)</w:delText>
        </w:r>
        <w:r w:rsidR="002801FF" w:rsidRPr="006E2C61" w:rsidDel="00B96705">
          <w:rPr>
            <w:sz w:val="24"/>
            <w:szCs w:val="24"/>
          </w:rPr>
          <w:fldChar w:fldCharType="end"/>
        </w:r>
        <w:r w:rsidRPr="006E2C61" w:rsidDel="00B96705">
          <w:rPr>
            <w:sz w:val="24"/>
            <w:szCs w:val="24"/>
          </w:rPr>
          <w:delText xml:space="preserve">). However, recent studies report that the Guam CRB biotype has seemingly developed resistance to the viral control agent, creating an even more dire situation for the control of CRB (Moore, Jackson 2010). </w:delText>
        </w:r>
      </w:del>
    </w:p>
    <w:p w14:paraId="7694465B" w14:textId="75D52D1A" w:rsidR="009A6144" w:rsidDel="00B96705" w:rsidRDefault="00A43A4F" w:rsidP="00B96705">
      <w:pPr>
        <w:spacing w:after="0" w:line="480" w:lineRule="auto"/>
        <w:ind w:firstLine="720"/>
        <w:jc w:val="both"/>
        <w:rPr>
          <w:del w:id="174" w:author="Matthew Siderhurst" w:date="2016-03-10T17:05:00Z"/>
          <w:sz w:val="24"/>
          <w:szCs w:val="24"/>
        </w:rPr>
        <w:pPrChange w:id="175" w:author="Matthew Siderhurst" w:date="2016-03-10T17:08:00Z">
          <w:pPr>
            <w:spacing w:after="0" w:line="480" w:lineRule="auto"/>
            <w:ind w:firstLine="720"/>
            <w:jc w:val="both"/>
          </w:pPr>
        </w:pPrChange>
      </w:pPr>
      <w:del w:id="176" w:author="Matthew Siderhurst" w:date="2016-03-10T17:05:00Z">
        <w:r w:rsidRPr="006E2C61" w:rsidDel="00B96705">
          <w:rPr>
            <w:sz w:val="24"/>
            <w:szCs w:val="24"/>
          </w:rPr>
          <w:delText xml:space="preserve">Traps and lures have also been employed in CRB monitoring and surveillance efforts. Bioassay studies have reported several lures that attract adult CRB. Of these lures, ethyl 4-methyloctanoate, the CRB aggregation pheromone, has had fairly good results (PAPER, </w:delText>
        </w:r>
        <w:r w:rsidR="00E458C6" w:rsidRPr="006E2C61" w:rsidDel="00B96705">
          <w:rPr>
            <w:sz w:val="24"/>
            <w:szCs w:val="24"/>
          </w:rPr>
          <w:fldChar w:fldCharType="begin"/>
        </w:r>
        <w:r w:rsidR="00151D8B" w:rsidRPr="006E2C61" w:rsidDel="00B96705">
          <w:rPr>
            <w:sz w:val="24"/>
            <w:szCs w:val="24"/>
          </w:rPr>
          <w:delInstrText xml:space="preserve"> ADDIN EN.CITE &lt;EndNote&gt;&lt;Cite&gt;&lt;Author&gt;Vander Meer&lt;/Author&gt;&lt;Year&gt;1979&lt;/Year&gt;&lt;RecNum&gt;18&lt;/RecNum&gt;&lt;DisplayText&gt;(Vander Meer et al., 1979)&lt;/DisplayText&gt;&lt;record&gt;&lt;rec-number&gt;18&lt;/rec-number&gt;&lt;foreign-keys&gt;&lt;key app="EN" db-id="az0w59erdx5299eddtmpr05gape9x5errdvp" timestamp="0"&gt;18&lt;/key&gt;&lt;/foreign-keys&gt;&lt;ref-type name="Journal Article"&gt;17&lt;/ref-type&gt;&lt;contributors&gt;&lt;authors&gt;&lt;author&gt;Vander Meer, Robert K. &lt;/author&gt;&lt;author&gt;Ghatak, Usha R.&lt;/author&gt;&lt;author&gt;Alam, Shaikh Khairul&lt;/author&gt;&lt;author&gt;Chakraborti, Prabir C.&lt;/author&gt;&lt;/authors&gt;&lt;/contributors&gt;&lt;titles&gt;&lt;title&gt;&lt;style face="normal" font="default" size="100%"&gt;(±)-Des-N-Morphinan: a Unique Bridged Hydrocarbon Attractant for the Rhinoceros Beetle, &lt;/style&gt;&lt;style face="italic" font="default" size="100%"&gt;Oryctes rhinoceros&lt;/style&gt;&lt;style face="normal" font="default" size="100%"&gt;; and Development of an Olfactometer&lt;/style&gt;&lt;/title&gt;&lt;secondary-title&gt;Environmental Entomology&lt;/secondary-title&gt;&lt;/titles&gt;&lt;periodical&gt;&lt;full-title&gt;Environmental Entomology&lt;/full-title&gt;&lt;/periodical&gt;&lt;pages&gt;6-10&lt;/pages&gt;&lt;volume&gt;8&lt;/volume&gt;&lt;number&gt;1&lt;/number&gt;&lt;dates&gt;&lt;year&gt;1979&lt;/year&gt;&lt;/dates&gt;&lt;urls&gt;&lt;related-urls&gt;&lt;url&gt;http://www.ingentaconnect.com/content/esa/envent/1979/00000008/00000001/art00002&lt;/url&gt;&lt;/related-urls&gt;&lt;/urls&gt;&lt;/record&gt;&lt;/Cite&gt;&lt;/EndNote&gt;</w:delInstrText>
        </w:r>
        <w:r w:rsidR="00E458C6" w:rsidRPr="006E2C61" w:rsidDel="00B96705">
          <w:rPr>
            <w:sz w:val="24"/>
            <w:szCs w:val="24"/>
          </w:rPr>
          <w:fldChar w:fldCharType="separate"/>
        </w:r>
        <w:r w:rsidR="00A0473B" w:rsidRPr="006E2C61" w:rsidDel="00B96705">
          <w:rPr>
            <w:noProof/>
            <w:sz w:val="24"/>
            <w:szCs w:val="24"/>
          </w:rPr>
          <w:delText>(</w:delText>
        </w:r>
        <w:r w:rsidR="00B605D6" w:rsidDel="00B96705">
          <w:fldChar w:fldCharType="begin"/>
        </w:r>
        <w:r w:rsidR="00B605D6" w:rsidDel="00B96705">
          <w:delInstrText xml:space="preserve"> HYPERLINK \l "_ENREF_14" \o "Vander Meer, 1979 #18" </w:delInstrText>
        </w:r>
        <w:r w:rsidR="00B605D6" w:rsidDel="00B96705">
          <w:fldChar w:fldCharType="separate"/>
        </w:r>
        <w:r w:rsidR="00D73AA3" w:rsidRPr="006E2C61" w:rsidDel="00B96705">
          <w:rPr>
            <w:noProof/>
            <w:sz w:val="24"/>
            <w:szCs w:val="24"/>
          </w:rPr>
          <w:delText>Vander Meer et al., 1979</w:delText>
        </w:r>
        <w:r w:rsidR="00B605D6" w:rsidDel="00B96705">
          <w:rPr>
            <w:noProof/>
            <w:sz w:val="24"/>
            <w:szCs w:val="24"/>
          </w:rPr>
          <w:fldChar w:fldCharType="end"/>
        </w:r>
        <w:r w:rsidR="00A0473B" w:rsidRPr="006E2C61" w:rsidDel="00B96705">
          <w:rPr>
            <w:noProof/>
            <w:sz w:val="24"/>
            <w:szCs w:val="24"/>
          </w:rPr>
          <w:delText>)</w:delText>
        </w:r>
        <w:r w:rsidR="00E458C6" w:rsidRPr="006E2C61" w:rsidDel="00B96705">
          <w:rPr>
            <w:sz w:val="24"/>
            <w:szCs w:val="24"/>
          </w:rPr>
          <w:fldChar w:fldCharType="end"/>
        </w:r>
        <w:r w:rsidRPr="006E2C61" w:rsidDel="00B96705">
          <w:rPr>
            <w:sz w:val="24"/>
            <w:szCs w:val="24"/>
          </w:rPr>
          <w:delText>Vander Meer 1979, Vander Meer 1983</w:delText>
        </w:r>
        <w:r w:rsidR="00302950" w:rsidRPr="006E2C61" w:rsidDel="00B96705">
          <w:rPr>
            <w:sz w:val="24"/>
            <w:szCs w:val="24"/>
          </w:rPr>
          <w:delText xml:space="preserve"> </w:delText>
        </w:r>
        <w:r w:rsidR="00302950" w:rsidRPr="006E2C61" w:rsidDel="00B96705">
          <w:rPr>
            <w:sz w:val="24"/>
            <w:szCs w:val="24"/>
          </w:rPr>
          <w:fldChar w:fldCharType="begin"/>
        </w:r>
        <w:r w:rsidR="00302950" w:rsidRPr="006E2C61" w:rsidDel="00B96705">
          <w:rPr>
            <w:sz w:val="24"/>
            <w:szCs w:val="24"/>
          </w:rPr>
          <w:delInstrText xml:space="preserve"> ADDIN EN.CITE &lt;EndNote&gt;&lt;Cite&gt;&lt;Author&gt;Vander Meer&lt;/Author&gt;&lt;Year&gt;1983&lt;/Year&gt;&lt;RecNum&gt;34&lt;/RecNum&gt;&lt;DisplayText&gt;(Vander Meer &amp;amp; McGovern, 1983)&lt;/DisplayText&gt;&lt;record&gt;&lt;rec-number&gt;34&lt;/rec-number&gt;&lt;foreign-keys&gt;&lt;key app="EN" db-id="az0w59erdx5299eddtmpr05gape9x5errdvp" timestamp="1453678808"&gt;34&lt;/key&gt;&lt;/foreign-keys&gt;&lt;ref-type name="Journal Article"&gt;17&lt;/ref-type&gt;&lt;contributors&gt;&lt;authors&gt;&lt;author&gt;Vander Meer, Robert K.&lt;/author&gt;&lt;author&gt;McGovern, Terrence P.&lt;/author&gt;&lt;/authors&gt;&lt;/contributors&gt;&lt;titles&gt;&lt;title&gt;Structure-Activity Correlations for Derivatives of Siglure: Attractants for Oryctes rhinoceros L. (Coleoptera: Scarabaeidae)&lt;/title&gt;&lt;secondary-title&gt;Journal of Economic Entomology&lt;/secondary-title&gt;&lt;/titles&gt;&lt;periodical&gt;&lt;full-title&gt;Journal of Economic Entomology&lt;/full-title&gt;&lt;/periodical&gt;&lt;pages&gt;723-727&lt;/pages&gt;&lt;volume&gt;76&lt;/volume&gt;&lt;number&gt;4&lt;/number&gt;&lt;dates&gt;&lt;year&gt;1983&lt;/year&gt;&lt;pub-dates&gt;&lt;date&gt;1983-08-01 00:00:00&lt;/date&gt;&lt;/pub-dates&gt;&lt;/dates&gt;&lt;urls&gt;&lt;related-urls&gt;&lt;url&gt;http://jee.oxfordjournals.org/jee/76/4/723.full.pdf&lt;/url&gt;&lt;/related-urls&gt;&lt;/urls&gt;&lt;electronic-resource-num&gt;10.1093/jee/76.4.723&lt;/electronic-resource-num&gt;&lt;/record&gt;&lt;/Cite&gt;&lt;/EndNote&gt;</w:delInstrText>
        </w:r>
        <w:r w:rsidR="00302950" w:rsidRPr="006E2C61" w:rsidDel="00B96705">
          <w:rPr>
            <w:sz w:val="24"/>
            <w:szCs w:val="24"/>
          </w:rPr>
          <w:fldChar w:fldCharType="separate"/>
        </w:r>
        <w:r w:rsidR="00302950" w:rsidRPr="006E2C61" w:rsidDel="00B96705">
          <w:rPr>
            <w:noProof/>
            <w:sz w:val="24"/>
            <w:szCs w:val="24"/>
          </w:rPr>
          <w:delText>(</w:delText>
        </w:r>
        <w:r w:rsidR="00B605D6" w:rsidDel="00B96705">
          <w:fldChar w:fldCharType="begin"/>
        </w:r>
        <w:r w:rsidR="00B605D6" w:rsidDel="00B96705">
          <w:delInstrText xml:space="preserve"> HYPERLINK \l "_ENREF_15" \o "Vander Meer, 1983 #34" </w:delInstrText>
        </w:r>
        <w:r w:rsidR="00B605D6" w:rsidDel="00B96705">
          <w:fldChar w:fldCharType="separate"/>
        </w:r>
        <w:r w:rsidR="00D73AA3" w:rsidRPr="006E2C61" w:rsidDel="00B96705">
          <w:rPr>
            <w:noProof/>
            <w:sz w:val="24"/>
            <w:szCs w:val="24"/>
          </w:rPr>
          <w:delText>Vander Meer &amp; McGovern, 1983</w:delText>
        </w:r>
        <w:r w:rsidR="00B605D6" w:rsidDel="00B96705">
          <w:rPr>
            <w:noProof/>
            <w:sz w:val="24"/>
            <w:szCs w:val="24"/>
          </w:rPr>
          <w:fldChar w:fldCharType="end"/>
        </w:r>
        <w:r w:rsidR="00302950" w:rsidRPr="006E2C61" w:rsidDel="00B96705">
          <w:rPr>
            <w:noProof/>
            <w:sz w:val="24"/>
            <w:szCs w:val="24"/>
          </w:rPr>
          <w:delText>)</w:delText>
        </w:r>
        <w:r w:rsidR="00302950" w:rsidRPr="006E2C61" w:rsidDel="00B96705">
          <w:rPr>
            <w:sz w:val="24"/>
            <w:szCs w:val="24"/>
          </w:rPr>
          <w:fldChar w:fldCharType="end"/>
        </w:r>
        <w:r w:rsidRPr="006E2C61" w:rsidDel="00B96705">
          <w:rPr>
            <w:sz w:val="24"/>
            <w:szCs w:val="24"/>
          </w:rPr>
          <w:delText xml:space="preserve">). However, traps utilizing this lure in Papua New Guinea have had moderate success with an average of 131 CRB caught per trap over a 19 week </w:delText>
        </w:r>
        <w:commentRangeStart w:id="177"/>
        <w:r w:rsidRPr="006E2C61" w:rsidDel="00B96705">
          <w:rPr>
            <w:sz w:val="24"/>
            <w:szCs w:val="24"/>
          </w:rPr>
          <w:delText>period</w:delText>
        </w:r>
        <w:commentRangeEnd w:id="177"/>
        <w:r w:rsidR="00E458C6" w:rsidRPr="006E2C61" w:rsidDel="00B96705">
          <w:rPr>
            <w:rStyle w:val="CommentReference"/>
          </w:rPr>
          <w:commentReference w:id="177"/>
        </w:r>
      </w:del>
      <w:ins w:id="178" w:author="Katherine Lehman" w:date="2016-01-17T17:23:00Z">
        <w:del w:id="179" w:author="Matthew Siderhurst" w:date="2016-03-10T17:05:00Z">
          <w:r w:rsidR="00E458C6" w:rsidRPr="006E2C61" w:rsidDel="00B96705">
            <w:rPr>
              <w:sz w:val="24"/>
              <w:szCs w:val="24"/>
            </w:rPr>
            <w:delText xml:space="preserve"> </w:delText>
          </w:r>
        </w:del>
      </w:ins>
      <w:del w:id="180" w:author="Matthew Siderhurst" w:date="2016-03-10T17:05:00Z">
        <w:r w:rsidRPr="006E2C61" w:rsidDel="00B96705">
          <w:rPr>
            <w:sz w:val="24"/>
            <w:szCs w:val="24"/>
          </w:rPr>
          <w:delText xml:space="preserve"> </w:delText>
        </w:r>
        <w:r w:rsidR="00E458C6" w:rsidRPr="006E2C61" w:rsidDel="00B96705">
          <w:rPr>
            <w:sz w:val="24"/>
            <w:szCs w:val="24"/>
          </w:rPr>
          <w:fldChar w:fldCharType="begin"/>
        </w:r>
        <w:r w:rsidR="00A0473B" w:rsidRPr="006E2C61" w:rsidDel="00B96705">
          <w:rPr>
            <w:sz w:val="24"/>
            <w:szCs w:val="24"/>
          </w:rPr>
          <w:delInstrText xml:space="preserve"> ADDIN EN.CITE &lt;EndNote&gt;&lt;Cite&gt;&lt;Author&gt;Bedford&lt;/Author&gt;&lt;Year&gt;1976&lt;/Year&gt;&lt;RecNum&gt;22&lt;/RecNum&gt;&lt;DisplayText&gt;(Bedford, 1976)&lt;/DisplayText&gt;&lt;record&gt;&lt;rec-number&gt;22&lt;/rec-number&gt;&lt;foreign-keys&gt;&lt;key app="EN" db-id="az0w59erdx5299eddtmpr05gape9x5errdvp" timestamp="0"&gt;22&lt;/key&gt;&lt;/foreign-keys&gt;&lt;ref-type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EndNote&gt;</w:delInstrText>
        </w:r>
        <w:r w:rsidR="00E458C6" w:rsidRPr="006E2C61" w:rsidDel="00B96705">
          <w:rPr>
            <w:sz w:val="24"/>
            <w:szCs w:val="24"/>
          </w:rPr>
          <w:fldChar w:fldCharType="separate"/>
        </w:r>
        <w:r w:rsidR="00A0473B" w:rsidRPr="006E2C61" w:rsidDel="00B96705">
          <w:rPr>
            <w:noProof/>
            <w:sz w:val="24"/>
            <w:szCs w:val="24"/>
          </w:rPr>
          <w:delText>(</w:delText>
        </w:r>
        <w:r w:rsidR="00B605D6" w:rsidDel="00B96705">
          <w:fldChar w:fldCharType="begin"/>
        </w:r>
        <w:r w:rsidR="00B605D6" w:rsidDel="00B96705">
          <w:delInstrText xml:space="preserve"> HYPERLINK \l "_ENREF_3" \o "Bedford, 1976 #22" </w:delInstrText>
        </w:r>
        <w:r w:rsidR="00B605D6" w:rsidDel="00B96705">
          <w:fldChar w:fldCharType="separate"/>
        </w:r>
        <w:r w:rsidR="00D73AA3" w:rsidRPr="006E2C61" w:rsidDel="00B96705">
          <w:rPr>
            <w:noProof/>
            <w:sz w:val="24"/>
            <w:szCs w:val="24"/>
          </w:rPr>
          <w:delText>Bedford, 1976</w:delText>
        </w:r>
        <w:r w:rsidR="00B605D6" w:rsidDel="00B96705">
          <w:rPr>
            <w:noProof/>
            <w:sz w:val="24"/>
            <w:szCs w:val="24"/>
          </w:rPr>
          <w:fldChar w:fldCharType="end"/>
        </w:r>
        <w:r w:rsidR="00A0473B" w:rsidRPr="006E2C61" w:rsidDel="00B96705">
          <w:rPr>
            <w:noProof/>
            <w:sz w:val="24"/>
            <w:szCs w:val="24"/>
          </w:rPr>
          <w:delText>)</w:delText>
        </w:r>
        <w:r w:rsidR="00E458C6" w:rsidRPr="006E2C61" w:rsidDel="00B96705">
          <w:rPr>
            <w:sz w:val="24"/>
            <w:szCs w:val="24"/>
          </w:rPr>
          <w:fldChar w:fldCharType="end"/>
        </w:r>
        <w:r w:rsidRPr="006E2C61" w:rsidDel="00B96705">
          <w:rPr>
            <w:sz w:val="24"/>
            <w:szCs w:val="24"/>
          </w:rPr>
          <w:delText>(Bedford 1975)</w:delText>
        </w:r>
      </w:del>
      <w:ins w:id="181" w:author="Katherine Lehman" w:date="2016-01-17T17:23:00Z">
        <w:del w:id="182" w:author="Matthew Siderhurst" w:date="2016-03-10T17:05:00Z">
          <w:r w:rsidR="00E458C6" w:rsidRPr="006E2C61" w:rsidDel="00B96705">
            <w:rPr>
              <w:sz w:val="24"/>
              <w:szCs w:val="24"/>
            </w:rPr>
            <w:delText xml:space="preserve"> </w:delText>
          </w:r>
        </w:del>
      </w:ins>
      <w:del w:id="183" w:author="Matthew Siderhurst" w:date="2016-03-10T17:05:00Z">
        <w:r w:rsidRPr="006E2C61" w:rsidDel="00B96705">
          <w:rPr>
            <w:sz w:val="24"/>
            <w:szCs w:val="24"/>
          </w:rPr>
          <w:delText>. The situation is worse in Guam, where trap systems have not provided successful control of CRB, with catching rates as low as 0.0006 beetles per trap per day (Moore, Jackson 2010).</w:delText>
        </w:r>
        <w:r w:rsidDel="00B96705">
          <w:rPr>
            <w:sz w:val="24"/>
            <w:szCs w:val="24"/>
          </w:rPr>
          <w:delText xml:space="preserve"> </w:delText>
        </w:r>
      </w:del>
    </w:p>
    <w:p w14:paraId="315BFF94" w14:textId="4BFADC3B" w:rsidR="009A6144" w:rsidRDefault="00A43A4F" w:rsidP="00B96705">
      <w:pPr>
        <w:spacing w:after="0" w:line="480" w:lineRule="auto"/>
        <w:ind w:firstLine="720"/>
        <w:jc w:val="both"/>
        <w:rPr>
          <w:sz w:val="24"/>
          <w:szCs w:val="24"/>
        </w:rPr>
        <w:pPrChange w:id="184" w:author="Matthew Siderhurst" w:date="2016-03-10T17:08:00Z">
          <w:pPr>
            <w:spacing w:after="0" w:line="480" w:lineRule="auto"/>
            <w:jc w:val="both"/>
          </w:pPr>
        </w:pPrChange>
      </w:pPr>
      <w:del w:id="185" w:author="Matthew Siderhurst" w:date="2016-03-10T17:07:00Z">
        <w:r w:rsidDel="00B96705">
          <w:rPr>
            <w:sz w:val="24"/>
            <w:szCs w:val="24"/>
          </w:rPr>
          <w:delText xml:space="preserve">Finding and destroying breeding sites has been an integral part of CRB eradication </w:delText>
        </w:r>
      </w:del>
      <w:del w:id="186" w:author="Matthew Siderhurst" w:date="2016-03-10T17:08:00Z">
        <w:r w:rsidDel="00B96705">
          <w:rPr>
            <w:sz w:val="24"/>
            <w:szCs w:val="24"/>
          </w:rPr>
          <w:delText xml:space="preserve">programs both in Guam and in Hawaii. </w:delText>
        </w:r>
      </w:del>
      <w:del w:id="187" w:author="Matthew Siderhurst" w:date="2016-03-10T17:13:00Z">
        <w:r w:rsidDel="00280AE7">
          <w:rPr>
            <w:sz w:val="24"/>
            <w:szCs w:val="24"/>
          </w:rPr>
          <w:delText xml:space="preserve">However, the cryptic nature of CRB breeding sites makes them difficult to discover. Therefore, there is a pressing necessity to develop methods to reliably discover cryptic CRB breeding sites. </w:delText>
        </w:r>
      </w:del>
      <w:del w:id="188" w:author="Matthew Siderhurst" w:date="2016-03-10T17:06:00Z">
        <w:r w:rsidDel="00B96705">
          <w:rPr>
            <w:sz w:val="24"/>
            <w:szCs w:val="24"/>
          </w:rPr>
          <w:delText xml:space="preserve">Trained dogs have been utilized to detect pest insect locations with olfactory cues in several studies with moderate success (sources). However, the training of dogs is an expensive process and may have limited usefulness for discovering breeding sites in trees. </w:delText>
        </w:r>
      </w:del>
      <w:r>
        <w:rPr>
          <w:sz w:val="24"/>
          <w:szCs w:val="24"/>
        </w:rPr>
        <w:t xml:space="preserve">Alternatively, predators/parasitoids or conspecifics of pest insects have evolved superior sensory systems to find either prey or mates in a complex natural environment and are the most </w:t>
      </w:r>
      <w:r>
        <w:rPr>
          <w:sz w:val="24"/>
          <w:szCs w:val="24"/>
        </w:rPr>
        <w:lastRenderedPageBreak/>
        <w:t xml:space="preserve">adequate agents to detect a species. Following this idea, a novel way to detect pest insects in the wild has been recently discovered. </w:t>
      </w:r>
      <w:r w:rsidRPr="00302950">
        <w:rPr>
          <w:sz w:val="24"/>
          <w:szCs w:val="24"/>
        </w:rPr>
        <w:t>Swink (</w:t>
      </w:r>
      <w:r w:rsidRPr="00302950">
        <w:rPr>
          <w:i/>
          <w:sz w:val="24"/>
          <w:szCs w:val="24"/>
        </w:rPr>
        <w:t>et al.</w:t>
      </w:r>
      <w:r w:rsidRPr="00302950">
        <w:rPr>
          <w:sz w:val="24"/>
          <w:szCs w:val="24"/>
        </w:rPr>
        <w:t>)</w:t>
      </w:r>
      <w:r>
        <w:rPr>
          <w:sz w:val="24"/>
          <w:szCs w:val="24"/>
        </w:rPr>
        <w:t xml:space="preserve"> described the use of the predatory wasp </w:t>
      </w:r>
      <w:r>
        <w:rPr>
          <w:i/>
          <w:sz w:val="24"/>
          <w:szCs w:val="24"/>
        </w:rPr>
        <w:t>Cerceris fumipennis</w:t>
      </w:r>
      <w:r>
        <w:rPr>
          <w:sz w:val="24"/>
          <w:szCs w:val="24"/>
        </w:rPr>
        <w:t xml:space="preserve">, a natural predator of different beetles in the Buprestidae family, to specifically monitor the emerald ash borer. Although this biological control agent succeeded in capturing a large number of beetles, </w:t>
      </w:r>
      <w:r>
        <w:rPr>
          <w:i/>
          <w:sz w:val="24"/>
          <w:szCs w:val="24"/>
        </w:rPr>
        <w:t xml:space="preserve">C. fumipennis </w:t>
      </w:r>
      <w:r>
        <w:rPr>
          <w:sz w:val="24"/>
          <w:szCs w:val="24"/>
        </w:rPr>
        <w:t xml:space="preserve">could not serve </w:t>
      </w:r>
      <w:r w:rsidRPr="008606F1">
        <w:rPr>
          <w:sz w:val="24"/>
          <w:szCs w:val="24"/>
        </w:rPr>
        <w:t xml:space="preserve">as a selective control agent as it collected samples of 52 different species in 11 different genera </w:t>
      </w:r>
      <w:del w:id="189" w:author="Katherine Lehman" w:date="2016-01-24T18:45:00Z">
        <w:r w:rsidRPr="008606F1" w:rsidDel="00302950">
          <w:rPr>
            <w:sz w:val="24"/>
            <w:szCs w:val="24"/>
          </w:rPr>
          <w:delText>(Swink 2013</w:delText>
        </w:r>
        <w:r w:rsidR="00302950" w:rsidRPr="008606F1" w:rsidDel="00302950">
          <w:rPr>
            <w:sz w:val="24"/>
            <w:szCs w:val="24"/>
          </w:rPr>
          <w:delText xml:space="preserve"> </w:delText>
        </w:r>
      </w:del>
      <w:r w:rsidR="00302950" w:rsidRPr="008606F1">
        <w:rPr>
          <w:sz w:val="24"/>
          <w:szCs w:val="24"/>
        </w:rPr>
        <w:fldChar w:fldCharType="begin"/>
      </w:r>
      <w:r w:rsidR="00302950" w:rsidRPr="008606F1">
        <w:rPr>
          <w:sz w:val="24"/>
          <w:szCs w:val="24"/>
        </w:rPr>
        <w:instrText xml:space="preserve"> ADDIN EN.CITE &lt;EndNote&gt;&lt;Cite&gt;&lt;Author&gt;Swink&lt;/Author&gt;&lt;Year&gt;2013&lt;/Year&gt;&lt;RecNum&gt;35&lt;/RecNum&gt;&lt;DisplayText&gt;(Swink et al., 2013)&lt;/DisplayText&gt;&lt;record&gt;&lt;rec-number&gt;35&lt;/rec-number&gt;&lt;foreign-keys&gt;&lt;key app="EN" db-id="az0w59erdx5299eddtmpr05gape9x5errdvp" timestamp="1453679087"&gt;35&lt;/key&gt;&lt;/foreign-keys&gt;&lt;ref-type name="Journal Article"&gt;17&lt;/ref-type&gt;&lt;contributors&gt;&lt;authors&gt;&lt;author&gt;Swink, W. G.&lt;/author&gt;&lt;author&gt;Paiero, S. M.&lt;/author&gt;&lt;author&gt;Nalepa, C. A.&lt;/author&gt;&lt;/authors&gt;&lt;/contributors&gt;&lt;titles&gt;&lt;title&gt;Buprestidae Collected as Prey by the Solitary, Ground-Nesting Philanthine Wasp Cerceris fumipennis (Hymenoptera: Crabronidae) in North Carolina&lt;/title&gt;&lt;secondary-title&gt;Annals of the Entomological Society of America&lt;/secondary-title&gt;&lt;/titles&gt;&lt;periodical&gt;&lt;full-title&gt;Annals of the Entomological Society of America&lt;/full-title&gt;&lt;/periodical&gt;&lt;pages&gt;111-116&lt;/pages&gt;&lt;volume&gt;106&lt;/volume&gt;&lt;number&gt;1&lt;/number&gt;&lt;dates&gt;&lt;year&gt;2013&lt;/year&gt;&lt;pub-dates&gt;&lt;date&gt;2013-01-01 00:00:00&lt;/date&gt;&lt;/pub-dates&gt;&lt;/dates&gt;&lt;urls&gt;&lt;related-urls&gt;&lt;url&gt;http://aesa.oxfordjournals.org/aesa/106/1/111.full.pdf&lt;/url&gt;&lt;/related-urls&gt;&lt;/urls&gt;&lt;electronic-resource-num&gt;10.1603/an12113&lt;/electronic-resource-num&gt;&lt;/record&gt;&lt;/Cite&gt;&lt;/EndNote&gt;</w:instrText>
      </w:r>
      <w:r w:rsidR="00302950" w:rsidRPr="008606F1">
        <w:rPr>
          <w:sz w:val="24"/>
          <w:szCs w:val="24"/>
        </w:rPr>
        <w:fldChar w:fldCharType="separate"/>
      </w:r>
      <w:r w:rsidR="00302950" w:rsidRPr="008606F1">
        <w:rPr>
          <w:noProof/>
          <w:sz w:val="24"/>
          <w:szCs w:val="24"/>
        </w:rPr>
        <w:t>(</w:t>
      </w:r>
      <w:r w:rsidR="00B605D6">
        <w:fldChar w:fldCharType="begin"/>
      </w:r>
      <w:r w:rsidR="00B605D6">
        <w:instrText xml:space="preserve"> HYPERLINK \l "_ENREF_13" \o "Swink, 2013 #35" </w:instrText>
      </w:r>
      <w:r w:rsidR="00B605D6">
        <w:fldChar w:fldCharType="separate"/>
      </w:r>
      <w:r w:rsidR="00D73AA3" w:rsidRPr="008606F1">
        <w:rPr>
          <w:noProof/>
          <w:sz w:val="24"/>
          <w:szCs w:val="24"/>
        </w:rPr>
        <w:t>Swink et al., 2013</w:t>
      </w:r>
      <w:r w:rsidR="00B605D6">
        <w:rPr>
          <w:noProof/>
          <w:sz w:val="24"/>
          <w:szCs w:val="24"/>
        </w:rPr>
        <w:fldChar w:fldCharType="end"/>
      </w:r>
      <w:r w:rsidR="00302950" w:rsidRPr="008606F1">
        <w:rPr>
          <w:noProof/>
          <w:sz w:val="24"/>
          <w:szCs w:val="24"/>
        </w:rPr>
        <w:t>)</w:t>
      </w:r>
      <w:r w:rsidR="00302950" w:rsidRPr="008606F1">
        <w:rPr>
          <w:sz w:val="24"/>
          <w:szCs w:val="24"/>
        </w:rPr>
        <w:fldChar w:fldCharType="end"/>
      </w:r>
      <w:r w:rsidRPr="008606F1">
        <w:rPr>
          <w:sz w:val="24"/>
          <w:szCs w:val="24"/>
        </w:rPr>
        <w:t>).</w:t>
      </w:r>
      <w:r>
        <w:rPr>
          <w:sz w:val="24"/>
          <w:szCs w:val="24"/>
        </w:rPr>
        <w:t xml:space="preserve"> An obstacle to using conspecifics is the necessity to have the capability of following the marked individual. This problem is thoroughly addressed by using radio telemetry to investigate insect populations and behavior</w:t>
      </w:r>
      <w:r w:rsidRPr="008606F1">
        <w:rPr>
          <w:sz w:val="24"/>
          <w:szCs w:val="24"/>
        </w:rPr>
        <w:t>. Rink and Sinsch</w:t>
      </w:r>
      <w:r>
        <w:rPr>
          <w:sz w:val="24"/>
          <w:szCs w:val="24"/>
        </w:rPr>
        <w:t xml:space="preserve"> have utilized radio telemetry to study population migration and connectivity of the stag beetle </w:t>
      </w:r>
      <w:r>
        <w:rPr>
          <w:i/>
          <w:sz w:val="24"/>
          <w:szCs w:val="24"/>
        </w:rPr>
        <w:t xml:space="preserve">Lucanus Cervus </w:t>
      </w:r>
      <w:r>
        <w:rPr>
          <w:sz w:val="24"/>
          <w:szCs w:val="24"/>
        </w:rPr>
        <w:t>in order to define conservation efforts for the specie</w:t>
      </w:r>
      <w:commentRangeStart w:id="190"/>
      <w:r>
        <w:rPr>
          <w:sz w:val="24"/>
          <w:szCs w:val="24"/>
        </w:rPr>
        <w:t xml:space="preserve">s </w:t>
      </w:r>
      <w:del w:id="191" w:author="Katherine Lehman" w:date="2016-01-24T18:53:00Z">
        <w:r w:rsidRPr="008606F1" w:rsidDel="006E2C61">
          <w:rPr>
            <w:sz w:val="24"/>
            <w:szCs w:val="24"/>
          </w:rPr>
          <w:delText>(Rink and Sinsch 2007</w:delText>
        </w:r>
        <w:r w:rsidR="006E2C61" w:rsidDel="006E2C61">
          <w:rPr>
            <w:sz w:val="24"/>
            <w:szCs w:val="24"/>
            <w:highlight w:val="yellow"/>
          </w:rPr>
          <w:delText xml:space="preserve"> </w:delText>
        </w:r>
      </w:del>
      <w:r w:rsidR="006E2C61" w:rsidRPr="008606F1">
        <w:rPr>
          <w:sz w:val="24"/>
          <w:szCs w:val="24"/>
          <w:highlight w:val="yellow"/>
        </w:rPr>
        <w:fldChar w:fldCharType="begin">
          <w:fldData xml:space="preserve">PEVuZE5vdGU+PENpdGU+PEF1dGhvcj5TaW5zY2g8L0F1dGhvcj48WWVhcj4yMDA3PC9ZZWFyPjxS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</w:fldData>
        </w:fldChar>
      </w:r>
      <w:r w:rsidR="00D73AA3">
        <w:rPr>
          <w:sz w:val="24"/>
          <w:szCs w:val="24"/>
          <w:highlight w:val="yellow"/>
        </w:rPr>
        <w:instrText xml:space="preserve"> ADDIN EN.CITE </w:instrText>
      </w:r>
      <w:r w:rsidR="00D73AA3">
        <w:rPr>
          <w:sz w:val="24"/>
          <w:szCs w:val="24"/>
          <w:highlight w:val="yellow"/>
        </w:rPr>
        <w:fldChar w:fldCharType="begin">
          <w:fldData xml:space="preserve">PEVuZE5vdGU+PENpdGU+PEF1dGhvcj5TaW5zY2g8L0F1dGhvcj48WWVhcj4yMDA3PC9ZZWFyPjxS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</w:fldData>
        </w:fldChar>
      </w:r>
      <w:r w:rsidR="00D73AA3">
        <w:rPr>
          <w:sz w:val="24"/>
          <w:szCs w:val="24"/>
          <w:highlight w:val="yellow"/>
        </w:rPr>
        <w:instrText xml:space="preserve"> ADDIN EN.CITE.DATA </w:instrText>
      </w:r>
      <w:r w:rsidR="00D73AA3">
        <w:rPr>
          <w:sz w:val="24"/>
          <w:szCs w:val="24"/>
          <w:highlight w:val="yellow"/>
        </w:rPr>
      </w:r>
      <w:r w:rsidR="00D73AA3">
        <w:rPr>
          <w:sz w:val="24"/>
          <w:szCs w:val="24"/>
          <w:highlight w:val="yellow"/>
        </w:rPr>
        <w:fldChar w:fldCharType="end"/>
      </w:r>
      <w:r w:rsidR="006E2C61" w:rsidRPr="008606F1">
        <w:rPr>
          <w:sz w:val="24"/>
          <w:szCs w:val="24"/>
          <w:highlight w:val="yellow"/>
        </w:rPr>
      </w:r>
      <w:r w:rsidR="006E2C61" w:rsidRPr="008606F1">
        <w:rPr>
          <w:sz w:val="24"/>
          <w:szCs w:val="24"/>
          <w:highlight w:val="yellow"/>
        </w:rPr>
        <w:fldChar w:fldCharType="separate"/>
      </w:r>
      <w:r w:rsidR="00D73AA3" w:rsidRPr="00D73AA3">
        <w:rPr>
          <w:noProof/>
          <w:sz w:val="24"/>
          <w:szCs w:val="24"/>
        </w:rPr>
        <w:t>(</w:t>
      </w:r>
      <w:r w:rsidR="00B605D6">
        <w:fldChar w:fldCharType="begin"/>
      </w:r>
      <w:r w:rsidR="00B605D6">
        <w:instrText xml:space="preserve"> HYPERLINK \l "_ENREF_12" \o "Rink, 2007 #36" </w:instrText>
      </w:r>
      <w:r w:rsidR="00B605D6">
        <w:fldChar w:fldCharType="separate"/>
      </w:r>
      <w:r w:rsidR="00D73AA3" w:rsidRPr="00D73AA3">
        <w:rPr>
          <w:noProof/>
          <w:sz w:val="24"/>
          <w:szCs w:val="24"/>
        </w:rPr>
        <w:t>Rink, 2007</w:t>
      </w:r>
      <w:r w:rsidR="00B605D6">
        <w:rPr>
          <w:noProof/>
          <w:sz w:val="24"/>
          <w:szCs w:val="24"/>
        </w:rPr>
        <w:fldChar w:fldCharType="end"/>
      </w:r>
      <w:r w:rsidR="00D73AA3" w:rsidRPr="00D73AA3">
        <w:rPr>
          <w:noProof/>
          <w:sz w:val="24"/>
          <w:szCs w:val="24"/>
        </w:rPr>
        <w:t>)</w:t>
      </w:r>
      <w:r w:rsidR="006E2C61" w:rsidRPr="008606F1">
        <w:rPr>
          <w:sz w:val="24"/>
          <w:szCs w:val="24"/>
          <w:highlight w:val="yellow"/>
        </w:rPr>
        <w:fldChar w:fldCharType="end"/>
      </w:r>
      <w:r w:rsidRPr="006E2C61">
        <w:rPr>
          <w:sz w:val="24"/>
          <w:szCs w:val="24"/>
        </w:rPr>
        <w:t>).</w:t>
      </w:r>
      <w:r>
        <w:rPr>
          <w:sz w:val="24"/>
          <w:szCs w:val="24"/>
        </w:rPr>
        <w:t xml:space="preserve"> </w:t>
      </w:r>
      <w:commentRangeEnd w:id="190"/>
      <w:r w:rsidR="008606F1">
        <w:rPr>
          <w:rStyle w:val="CommentReference"/>
        </w:rPr>
        <w:commentReference w:id="190"/>
      </w:r>
      <w:r>
        <w:rPr>
          <w:sz w:val="24"/>
          <w:szCs w:val="24"/>
        </w:rPr>
        <w:t>Similarly, Beaudoin-Olliver (</w:t>
      </w:r>
      <w:r>
        <w:rPr>
          <w:i/>
          <w:sz w:val="24"/>
          <w:szCs w:val="24"/>
        </w:rPr>
        <w:t>et al.</w:t>
      </w:r>
      <w:r>
        <w:rPr>
          <w:sz w:val="24"/>
          <w:szCs w:val="24"/>
        </w:rPr>
        <w:t xml:space="preserve">) has implemented radio telemetry to successfully describe the flight behavior of the species </w:t>
      </w:r>
      <w:r>
        <w:rPr>
          <w:i/>
          <w:sz w:val="24"/>
          <w:szCs w:val="24"/>
        </w:rPr>
        <w:t xml:space="preserve">Scapanes australis </w:t>
      </w:r>
      <w:r>
        <w:rPr>
          <w:sz w:val="24"/>
          <w:szCs w:val="24"/>
        </w:rPr>
        <w:t xml:space="preserve">of the Dynastinae subfamily, to which CRB belongs </w:t>
      </w:r>
      <w:r w:rsidR="00E458C6">
        <w:rPr>
          <w:sz w:val="24"/>
          <w:szCs w:val="24"/>
        </w:rPr>
        <w:fldChar w:fldCharType="begin"/>
      </w:r>
      <w:r w:rsidR="00302950">
        <w:rPr>
          <w:sz w:val="24"/>
          <w:szCs w:val="24"/>
        </w:rPr>
        <w:instrText xml:space="preserve"> ADDIN EN.CITE &lt;EndNote&gt;&lt;Cite&gt;&lt;Author&gt;Beaudoin-Ollivier&lt;/Author&gt;&lt;Year&gt;2000&lt;/Year&gt;&lt;RecNum&gt;19&lt;/RecNum&gt;&lt;DisplayText&gt;(Beaudoin-Ollivier et al., 2000)&lt;/DisplayText&gt;&lt;record&gt;&lt;rec-number&gt;19&lt;/rec-number&gt;&lt;foreign-keys&gt;&lt;key app="EN" db-id="az0w59erdx5299eddtmpr05gape9x5errdvp" timestamp="0"&gt;19&lt;/key&gt;&lt;/foreign-keys&gt;&lt;ref-type name="Journal Article"&gt;17&lt;/ref-type&gt;&lt;contributors&gt;&lt;authors&gt;&lt;author&gt;Beaudoin-Ollivier, L.&lt;/author&gt;&lt;author&gt;Prior, R. N. B.&lt;/author&gt;&lt;author&gt;Laup, S.&lt;/author&gt;&lt;/authors&gt;&lt;/contributors&gt;&lt;titles&gt;&lt;title&gt;Simplified Field Key to Identify Larvae of Some Rhinoceros Beetles and Associated Scarabs (Coleoptera: Scarabaeoidea) in Papua New Guinea Coconut Developments&lt;/title&gt;&lt;secondary-title&gt;Annals of the Entomological Society of America&lt;/secondary-title&gt;&lt;/titles&gt;&lt;periodical&gt;&lt;full-title&gt;Annals of the Entomological Society of America&lt;/full-title&gt;&lt;/periodical&gt;&lt;pages&gt;90-95&lt;/pages&gt;&lt;volume&gt;93&lt;/volume&gt;&lt;number&gt;1&lt;/number&gt;&lt;dates&gt;&lt;year&gt;2000&lt;/year&gt;&lt;pub-dates&gt;&lt;date&gt;2000/01/01&lt;/date&gt;&lt;/pub-dates&gt;&lt;/dates&gt;&lt;publisher&gt;Entomological Society of America&lt;/publisher&gt;&lt;isbn&gt;0013-8746&lt;/isbn&gt;&lt;urls&gt;&lt;related-urls&gt;&lt;url&gt;http://dx.doi.org/10.1603/0013-8746(2000)093[0090:SFKTIL]2.0.CO;2&lt;/url&gt;&lt;/related-urls&gt;&lt;/urls&gt;&lt;electronic-resource-num&gt;10.1603/0013-8746(2000)093[0090:sfktil]2.0.co;2&lt;/electronic-resource-num&gt;&lt;access-date&gt;2015/09/08&lt;/access-date&gt;&lt;/record&gt;&lt;/Cite&gt;&lt;/EndNote&gt;</w:instrText>
      </w:r>
      <w:r w:rsidR="00E458C6">
        <w:rPr>
          <w:sz w:val="24"/>
          <w:szCs w:val="24"/>
        </w:rPr>
        <w:fldChar w:fldCharType="separate"/>
      </w:r>
      <w:r w:rsidR="00A0473B">
        <w:rPr>
          <w:noProof/>
          <w:sz w:val="24"/>
          <w:szCs w:val="24"/>
        </w:rPr>
        <w:t>(</w:t>
      </w:r>
      <w:r w:rsidR="00B605D6">
        <w:fldChar w:fldCharType="begin"/>
      </w:r>
      <w:r w:rsidR="00B605D6">
        <w:instrText xml:space="preserve"> HYPERLINK \l "_ENREF_2" \o "Beaudoin-Ollivier, 2000 #19" </w:instrText>
      </w:r>
      <w:r w:rsidR="00B605D6">
        <w:fldChar w:fldCharType="separate"/>
      </w:r>
      <w:r w:rsidR="00D73AA3">
        <w:rPr>
          <w:noProof/>
          <w:sz w:val="24"/>
          <w:szCs w:val="24"/>
        </w:rPr>
        <w:t>Beaudoin-Ollivier et al., 2000</w:t>
      </w:r>
      <w:r w:rsidR="00B605D6">
        <w:rPr>
          <w:noProof/>
          <w:sz w:val="24"/>
          <w:szCs w:val="24"/>
        </w:rPr>
        <w:fldChar w:fldCharType="end"/>
      </w:r>
      <w:r w:rsidR="00A0473B">
        <w:rPr>
          <w:noProof/>
          <w:sz w:val="24"/>
          <w:szCs w:val="24"/>
        </w:rPr>
        <w:t>)</w:t>
      </w:r>
      <w:r w:rsidR="00E458C6">
        <w:rPr>
          <w:sz w:val="24"/>
          <w:szCs w:val="24"/>
        </w:rPr>
        <w:fldChar w:fldCharType="end"/>
      </w:r>
      <w:r>
        <w:rPr>
          <w:sz w:val="24"/>
          <w:szCs w:val="24"/>
        </w:rPr>
        <w:t xml:space="preserve">. In both of these cases, radio telemetry proved to be able to successfully track individual beetles, elucidating its potential use in the control of insect pests with conspecifics. </w:t>
      </w:r>
    </w:p>
    <w:p w14:paraId="3168A79C" w14:textId="45434B24" w:rsidR="009A6144" w:rsidRPr="0004575D" w:rsidRDefault="00A43A4F" w:rsidP="0004575D">
      <w:pPr>
        <w:spacing w:after="0" w:line="480" w:lineRule="auto"/>
        <w:ind w:firstLine="720"/>
        <w:jc w:val="both"/>
        <w:rPr>
          <w:sz w:val="24"/>
          <w:szCs w:val="24"/>
          <w:rPrChange w:id="192" w:author="Matthew Siderhurst" w:date="2016-03-10T17:46:00Z">
            <w:rPr>
              <w:i/>
              <w:sz w:val="24"/>
              <w:szCs w:val="24"/>
            </w:rPr>
          </w:rPrChange>
        </w:rPr>
      </w:pPr>
      <w:r>
        <w:rPr>
          <w:sz w:val="24"/>
          <w:szCs w:val="24"/>
        </w:rPr>
        <w:t>The semio-chemical communication adult CRB utilize to find mates in breeding sites provide a prime opportunity to locate cryptic breeding sites. This chemical communication signaling can be exploited by using radio telemetry to follow adult CRB that are seeking these cryptic breeding sites. This study seeks to develop a control mechanism that uses laboratory-reared CRB</w:t>
      </w:r>
      <w:r>
        <w:rPr>
          <w:i/>
          <w:sz w:val="24"/>
          <w:szCs w:val="24"/>
        </w:rPr>
        <w:t xml:space="preserve"> </w:t>
      </w:r>
      <w:r>
        <w:rPr>
          <w:sz w:val="24"/>
          <w:szCs w:val="24"/>
        </w:rPr>
        <w:t xml:space="preserve">equipped with miniature radio-tracking </w:t>
      </w:r>
      <w:r w:rsidRPr="0004575D">
        <w:rPr>
          <w:sz w:val="24"/>
          <w:szCs w:val="24"/>
          <w:rPrChange w:id="193" w:author="Matthew Siderhurst" w:date="2016-03-10T17:46:00Z">
            <w:rPr>
              <w:sz w:val="24"/>
              <w:szCs w:val="24"/>
            </w:rPr>
          </w:rPrChange>
        </w:rPr>
        <w:t>devices to identify cryptic breeding sites, which could then be treated, removed or destroyed.</w:t>
      </w:r>
      <w:r w:rsidRPr="0004575D">
        <w:rPr>
          <w:sz w:val="24"/>
          <w:szCs w:val="24"/>
          <w:rPrChange w:id="194" w:author="Matthew Siderhurst" w:date="2016-03-10T17:46:00Z">
            <w:rPr>
              <w:i/>
              <w:sz w:val="24"/>
              <w:szCs w:val="24"/>
            </w:rPr>
          </w:rPrChange>
        </w:rPr>
        <w:t xml:space="preserve"> </w:t>
      </w:r>
      <w:ins w:id="195" w:author="Matthew Siderhurst" w:date="2016-03-10T17:45:00Z">
        <w:r w:rsidR="0004575D" w:rsidRPr="0004575D">
          <w:rPr>
            <w:sz w:val="24"/>
            <w:szCs w:val="24"/>
            <w:rPrChange w:id="196" w:author="Matthew Siderhurst" w:date="2016-03-10T17:46:00Z">
              <w:rPr>
                <w:i/>
                <w:sz w:val="24"/>
                <w:szCs w:val="24"/>
              </w:rPr>
            </w:rPrChange>
          </w:rPr>
          <w:t xml:space="preserve">In this article, we report results of a field </w:t>
        </w:r>
        <w:r w:rsidR="0004575D" w:rsidRPr="0004575D">
          <w:rPr>
            <w:sz w:val="24"/>
            <w:szCs w:val="24"/>
            <w:rPrChange w:id="197" w:author="Matthew Siderhurst" w:date="2016-03-10T17:46:00Z">
              <w:rPr>
                <w:i/>
                <w:sz w:val="24"/>
                <w:szCs w:val="24"/>
              </w:rPr>
            </w:rPrChange>
          </w:rPr>
          <w:lastRenderedPageBreak/>
          <w:t>trial intended to test the concept of following radio-tagged CRB to cryptic breeding sites as an alternative to using detector dogs.</w:t>
        </w:r>
      </w:ins>
    </w:p>
    <w:p w14:paraId="16F2D328" w14:textId="77777777" w:rsidR="009A6144" w:rsidRDefault="009A6144">
      <w:pPr>
        <w:spacing w:after="0" w:line="480" w:lineRule="auto"/>
        <w:jc w:val="both"/>
        <w:rPr>
          <w:sz w:val="24"/>
          <w:szCs w:val="24"/>
        </w:rPr>
      </w:pPr>
    </w:p>
    <w:p w14:paraId="7C9B63F1" w14:textId="77777777" w:rsidR="009A6144" w:rsidRDefault="00A43A4F">
      <w:pPr>
        <w:spacing w:after="0" w:line="480" w:lineRule="auto"/>
        <w:jc w:val="both"/>
        <w:rPr>
          <w:b/>
          <w:sz w:val="28"/>
          <w:szCs w:val="28"/>
        </w:rPr>
      </w:pPr>
      <w:r>
        <w:rPr>
          <w:b/>
          <w:sz w:val="28"/>
          <w:szCs w:val="28"/>
        </w:rPr>
        <w:t>Materials and Methods</w:t>
      </w:r>
    </w:p>
    <w:p w14:paraId="70562084" w14:textId="77777777" w:rsidR="009A6144" w:rsidRDefault="00A43A4F">
      <w:pPr>
        <w:spacing w:after="0" w:line="480" w:lineRule="auto"/>
        <w:rPr>
          <w:b/>
          <w:sz w:val="24"/>
          <w:szCs w:val="24"/>
        </w:rPr>
      </w:pPr>
      <w:r>
        <w:rPr>
          <w:b/>
          <w:sz w:val="24"/>
          <w:szCs w:val="24"/>
        </w:rPr>
        <w:t xml:space="preserve">Release sites and experimental conditions </w:t>
      </w:r>
    </w:p>
    <w:p w14:paraId="332A4D7B" w14:textId="7F8D83AE" w:rsidR="009A6144" w:rsidRDefault="00A43A4F" w:rsidP="007C40BA">
      <w:pPr>
        <w:spacing w:line="480" w:lineRule="auto"/>
        <w:jc w:val="both"/>
        <w:rPr>
          <w:sz w:val="24"/>
          <w:szCs w:val="24"/>
        </w:rPr>
        <w:pPrChange w:id="198" w:author="Matthew Siderhurst" w:date="2016-03-10T17:47:00Z">
          <w:pPr>
            <w:spacing w:after="0" w:line="480" w:lineRule="auto"/>
            <w:jc w:val="both"/>
          </w:pPr>
        </w:pPrChange>
      </w:pPr>
      <w:r>
        <w:rPr>
          <w:sz w:val="24"/>
          <w:szCs w:val="24"/>
        </w:rPr>
        <w:t xml:space="preserve">Tagged CRB were radio tracked after release at two locations on Guam: </w:t>
      </w:r>
      <w:ins w:id="199" w:author="Matthew Siderhurst" w:date="2016-03-10T17:47:00Z">
        <w:r w:rsidR="00B605D6" w:rsidRPr="0004575D">
          <w:rPr>
            <w:sz w:val="24"/>
            <w:szCs w:val="24"/>
          </w:rPr>
          <w:t xml:space="preserve">the University of Guam Agricultural Research Station in Yigo </w:t>
        </w:r>
      </w:ins>
      <w:commentRangeStart w:id="200"/>
      <w:ins w:id="201" w:author="Matthew Siderhurst" w:date="2016-03-10T17:48:00Z">
        <w:r w:rsidR="0004575D">
          <w:rPr>
            <w:sz w:val="24"/>
            <w:szCs w:val="24"/>
          </w:rPr>
          <w:t>(13°31'56.8"N 144°52'24.0"E)</w:t>
        </w:r>
        <w:commentRangeEnd w:id="200"/>
        <w:r w:rsidR="0004575D">
          <w:rPr>
            <w:sz w:val="24"/>
            <w:szCs w:val="24"/>
          </w:rPr>
          <w:commentReference w:id="200"/>
        </w:r>
        <w:r w:rsidR="0004575D">
          <w:rPr>
            <w:sz w:val="24"/>
            <w:szCs w:val="24"/>
          </w:rPr>
          <w:t xml:space="preserve"> </w:t>
        </w:r>
      </w:ins>
      <w:ins w:id="202" w:author="Matthew Siderhurst" w:date="2016-03-10T17:47:00Z">
        <w:r w:rsidR="00B605D6" w:rsidRPr="0004575D">
          <w:rPr>
            <w:sz w:val="24"/>
            <w:szCs w:val="24"/>
          </w:rPr>
          <w:t>and the War in the Pacific National Historical Park in Asan</w:t>
        </w:r>
        <w:r w:rsidR="0004575D" w:rsidRPr="0004575D">
          <w:rPr>
            <w:sz w:val="24"/>
            <w:szCs w:val="24"/>
          </w:rPr>
          <w:t xml:space="preserve"> </w:t>
        </w:r>
      </w:ins>
      <w:ins w:id="203" w:author="Matthew Siderhurst" w:date="2016-03-10T17:48:00Z">
        <w:r w:rsidR="0004575D">
          <w:rPr>
            <w:sz w:val="24"/>
            <w:szCs w:val="24"/>
          </w:rPr>
          <w:t>(13°27'57.5"N 144°42'39.4"E)</w:t>
        </w:r>
      </w:ins>
      <w:del w:id="204" w:author="Matthew Siderhurst" w:date="2016-03-10T17:48:00Z">
        <w:r w:rsidDel="0004575D">
          <w:rPr>
            <w:sz w:val="24"/>
            <w:szCs w:val="24"/>
          </w:rPr>
          <w:delText xml:space="preserve">Triton Farm University of Guam, Dededo </w:delText>
        </w:r>
        <w:commentRangeStart w:id="205"/>
        <w:r w:rsidDel="0004575D">
          <w:rPr>
            <w:sz w:val="24"/>
            <w:szCs w:val="24"/>
          </w:rPr>
          <w:delText>(13°31'56.8"N 144°52'24.0"E)</w:delText>
        </w:r>
        <w:commentRangeEnd w:id="205"/>
        <w:r w:rsidDel="0004575D">
          <w:rPr>
            <w:sz w:val="24"/>
            <w:szCs w:val="24"/>
          </w:rPr>
          <w:commentReference w:id="205"/>
        </w:r>
        <w:r w:rsidDel="0004575D">
          <w:rPr>
            <w:sz w:val="24"/>
            <w:szCs w:val="24"/>
          </w:rPr>
          <w:delText xml:space="preserve"> and Asan Beach National Park, Hagåtña </w:delText>
        </w:r>
        <w:commentRangeStart w:id="206"/>
        <w:r w:rsidDel="0004575D">
          <w:rPr>
            <w:sz w:val="24"/>
            <w:szCs w:val="24"/>
          </w:rPr>
          <w:delText>(13°27'57.5"N 144°42'39.4"E)</w:delText>
        </w:r>
      </w:del>
      <w:r>
        <w:rPr>
          <w:sz w:val="24"/>
          <w:szCs w:val="24"/>
        </w:rPr>
        <w:t xml:space="preserve">. </w:t>
      </w:r>
      <w:commentRangeEnd w:id="206"/>
      <w:r>
        <w:rPr>
          <w:sz w:val="24"/>
          <w:szCs w:val="24"/>
        </w:rPr>
        <w:commentReference w:id="206"/>
      </w:r>
      <w:ins w:id="207" w:author="Matthew Siderhurst" w:date="2016-03-10T17:49:00Z">
        <w:r w:rsidR="0004575D" w:rsidRPr="0004575D">
          <w:t xml:space="preserve"> </w:t>
        </w:r>
        <w:r w:rsidR="0004575D" w:rsidRPr="0004575D">
          <w:rPr>
            <w:sz w:val="24"/>
            <w:szCs w:val="24"/>
          </w:rPr>
          <w:t xml:space="preserve">The Yigo site is an inland agricultural experiment station farm bordered by </w:t>
        </w:r>
      </w:ins>
      <w:commentRangeStart w:id="208"/>
      <w:del w:id="209" w:author="Matthew Siderhurst" w:date="2016-03-10T17:49:00Z">
        <w:r w:rsidDel="0004575D">
          <w:rPr>
            <w:sz w:val="24"/>
            <w:szCs w:val="24"/>
          </w:rPr>
          <w:delText xml:space="preserve">Triton Farm </w:delText>
        </w:r>
        <w:commentRangeEnd w:id="208"/>
        <w:r w:rsidDel="0004575D">
          <w:rPr>
            <w:sz w:val="24"/>
            <w:szCs w:val="24"/>
          </w:rPr>
          <w:commentReference w:id="208"/>
        </w:r>
        <w:r w:rsidDel="0004575D">
          <w:rPr>
            <w:sz w:val="24"/>
            <w:szCs w:val="24"/>
          </w:rPr>
          <w:delText>is an inland experimental farm bordered by a</w:delText>
        </w:r>
      </w:del>
      <w:r>
        <w:rPr>
          <w:sz w:val="24"/>
          <w:szCs w:val="24"/>
        </w:rPr>
        <w:t xml:space="preserve"> residential area</w:t>
      </w:r>
      <w:ins w:id="210" w:author="Matthew Siderhurst" w:date="2016-03-10T17:49:00Z">
        <w:r w:rsidR="0004575D">
          <w:rPr>
            <w:sz w:val="24"/>
            <w:szCs w:val="24"/>
          </w:rPr>
          <w:t>s</w:t>
        </w:r>
      </w:ins>
      <w:r>
        <w:rPr>
          <w:sz w:val="24"/>
          <w:szCs w:val="24"/>
        </w:rPr>
        <w:t xml:space="preserve"> and uncultivated forest areas that include coconut palms along with other trees. </w:t>
      </w:r>
      <w:ins w:id="211" w:author="Matthew Siderhurst" w:date="2016-03-10T17:51:00Z">
        <w:r w:rsidR="0004575D" w:rsidRPr="0004575D">
          <w:rPr>
            <w:sz w:val="24"/>
            <w:szCs w:val="24"/>
          </w:rPr>
          <w:t>At the time of the field trial, most coconut palms on the station were showing signs of CRB damag</w:t>
        </w:r>
        <w:r w:rsidR="007C40BA">
          <w:rPr>
            <w:sz w:val="24"/>
            <w:szCs w:val="24"/>
          </w:rPr>
          <w:t>e. The release site (144.872750º E, 13.531333</w:t>
        </w:r>
        <w:r w:rsidR="0004575D" w:rsidRPr="0004575D">
          <w:rPr>
            <w:sz w:val="24"/>
            <w:szCs w:val="24"/>
          </w:rPr>
          <w:t>º N) was in the middle of an uncultivated field. Beetles were released in the vicinity of three types of pheromone traps baited with oryctalure: standard vaned bucket traps (n=3 traps)</w:t>
        </w:r>
      </w:ins>
      <w:ins w:id="212" w:author="Matthew Siderhurst" w:date="2016-03-15T15:16:00Z">
        <w:r w:rsidR="007C40BA" w:rsidRPr="007C40BA">
          <w:rPr>
            <w:sz w:val="24"/>
            <w:szCs w:val="24"/>
          </w:rPr>
          <w:t xml:space="preserve"> </w:t>
        </w:r>
        <w:r w:rsidR="007C40BA">
          <w:rPr>
            <w:sz w:val="24"/>
            <w:szCs w:val="24"/>
          </w:rPr>
          <w:t xml:space="preserve">(Hallett et al. </w:t>
        </w:r>
        <w:r w:rsidR="007C40BA">
          <w:rPr>
            <w:sz w:val="24"/>
            <w:szCs w:val="24"/>
          </w:rPr>
          <w:t>1995)</w:t>
        </w:r>
      </w:ins>
      <w:ins w:id="213" w:author="Matthew Siderhurst" w:date="2016-03-10T17:51:00Z">
        <w:r w:rsidR="0004575D" w:rsidRPr="0004575D">
          <w:rPr>
            <w:sz w:val="24"/>
            <w:szCs w:val="24"/>
          </w:rPr>
          <w:t>, barrel traps</w:t>
        </w:r>
      </w:ins>
      <w:ins w:id="214" w:author="Matthew Siderhurst" w:date="2016-03-15T15:16:00Z">
        <w:r w:rsidR="007C40BA">
          <w:rPr>
            <w:sz w:val="24"/>
            <w:szCs w:val="24"/>
          </w:rPr>
          <w:t xml:space="preserve"> made from 45 gallon drums</w:t>
        </w:r>
      </w:ins>
      <w:ins w:id="215" w:author="Matthew Siderhurst" w:date="2016-03-10T17:51:00Z">
        <w:r w:rsidR="0004575D" w:rsidRPr="0004575D">
          <w:rPr>
            <w:sz w:val="24"/>
            <w:szCs w:val="24"/>
          </w:rPr>
          <w:t xml:space="preserve"> (n=31), and DeFence traps</w:t>
        </w:r>
      </w:ins>
      <w:ins w:id="216" w:author="Matthew Siderhurst" w:date="2016-03-15T15:17:00Z">
        <w:r w:rsidR="007C40BA">
          <w:rPr>
            <w:sz w:val="24"/>
            <w:szCs w:val="24"/>
          </w:rPr>
          <w:t xml:space="preserve"> made from plastic netting that entangles CRB</w:t>
        </w:r>
      </w:ins>
      <w:ins w:id="217" w:author="Matthew Siderhurst" w:date="2016-03-10T17:51:00Z">
        <w:r w:rsidR="0004575D" w:rsidRPr="0004575D">
          <w:rPr>
            <w:sz w:val="24"/>
            <w:szCs w:val="24"/>
          </w:rPr>
          <w:t xml:space="preserve"> (n=4). </w:t>
        </w:r>
      </w:ins>
      <w:ins w:id="218" w:author="Matthew Siderhurst" w:date="2016-03-15T15:18:00Z">
        <w:r w:rsidR="007C40BA">
          <w:rPr>
            <w:sz w:val="24"/>
            <w:szCs w:val="24"/>
          </w:rPr>
          <w:t xml:space="preserve"> </w:t>
        </w:r>
      </w:ins>
      <w:r>
        <w:rPr>
          <w:sz w:val="24"/>
          <w:szCs w:val="24"/>
        </w:rPr>
        <w:t xml:space="preserve">Asan Beach National Park is roughly </w:t>
      </w:r>
      <w:commentRangeStart w:id="219"/>
      <w:r>
        <w:rPr>
          <w:sz w:val="24"/>
          <w:szCs w:val="24"/>
        </w:rPr>
        <w:t>triangular</w:t>
      </w:r>
      <w:commentRangeEnd w:id="219"/>
      <w:r>
        <w:rPr>
          <w:sz w:val="24"/>
          <w:szCs w:val="24"/>
        </w:rPr>
        <w:commentReference w:id="219"/>
      </w:r>
      <w:r>
        <w:rPr>
          <w:sz w:val="24"/>
          <w:szCs w:val="24"/>
        </w:rPr>
        <w:t xml:space="preserve"> with the ocean bordering one side, </w:t>
      </w:r>
      <w:commentRangeStart w:id="220"/>
      <w:r>
        <w:rPr>
          <w:sz w:val="24"/>
          <w:szCs w:val="24"/>
        </w:rPr>
        <w:t>coastal</w:t>
      </w:r>
      <w:commentRangeEnd w:id="220"/>
      <w:r>
        <w:rPr>
          <w:sz w:val="24"/>
          <w:szCs w:val="24"/>
        </w:rPr>
        <w:commentReference w:id="220"/>
      </w:r>
      <w:r>
        <w:rPr>
          <w:sz w:val="24"/>
          <w:szCs w:val="24"/>
        </w:rPr>
        <w:t xml:space="preserve"> wetlands on another, and forested hillside on the third. The park itself is a large, open, grassy field and includes with coconut palms on the edges, many of which displayed CRB damage at the time of the study. </w:t>
      </w:r>
      <w:ins w:id="221" w:author="Matthew Siderhurst" w:date="2016-03-15T15:19:00Z">
        <w:r w:rsidR="007C40BA" w:rsidRPr="007C40BA">
          <w:rPr>
            <w:sz w:val="24"/>
            <w:szCs w:val="24"/>
          </w:rPr>
          <w:t xml:space="preserve">The release site </w:t>
        </w:r>
        <w:r w:rsidR="007C40BA">
          <w:rPr>
            <w:sz w:val="24"/>
            <w:szCs w:val="24"/>
          </w:rPr>
          <w:t>(144.708537º E, 13.473904</w:t>
        </w:r>
        <w:r w:rsidR="007C40BA" w:rsidRPr="007C40BA">
          <w:rPr>
            <w:sz w:val="24"/>
            <w:szCs w:val="24"/>
          </w:rPr>
          <w:t xml:space="preserve">º N) was at the middle of a large grassy field. </w:t>
        </w:r>
      </w:ins>
      <w:ins w:id="222" w:author="Matthew Siderhurst" w:date="2016-03-15T15:20:00Z">
        <w:r w:rsidR="007C40BA">
          <w:rPr>
            <w:sz w:val="24"/>
            <w:szCs w:val="24"/>
          </w:rPr>
          <w:t xml:space="preserve"> </w:t>
        </w:r>
      </w:ins>
      <w:ins w:id="223" w:author="Matthew Siderhurst" w:date="2016-03-15T15:19:00Z">
        <w:r w:rsidR="007C40BA" w:rsidRPr="007C40BA">
          <w:rPr>
            <w:sz w:val="24"/>
            <w:szCs w:val="24"/>
            <w:highlight w:val="yellow"/>
            <w:rPrChange w:id="224" w:author="Matthew Siderhurst" w:date="2016-03-15T15:20:00Z">
              <w:rPr>
                <w:sz w:val="24"/>
                <w:szCs w:val="24"/>
              </w:rPr>
            </w:rPrChange>
          </w:rPr>
          <w:t>ASAN TRAP INFO NEEDED</w:t>
        </w:r>
        <w:r w:rsidR="007C40BA" w:rsidRPr="007C40BA">
          <w:rPr>
            <w:sz w:val="24"/>
            <w:szCs w:val="24"/>
          </w:rPr>
          <w:t>.</w:t>
        </w:r>
        <w:r w:rsidR="007C40BA">
          <w:rPr>
            <w:sz w:val="24"/>
            <w:szCs w:val="24"/>
          </w:rPr>
          <w:t xml:space="preserve"> </w:t>
        </w:r>
      </w:ins>
      <w:r>
        <w:rPr>
          <w:sz w:val="24"/>
          <w:szCs w:val="24"/>
        </w:rPr>
        <w:t xml:space="preserve">Thus, both sites feature relatively accessible terrain that provides a variety of potential breeding sites as well as adult food sources. </w:t>
      </w:r>
      <w:del w:id="225" w:author="Matthew Siderhurst" w:date="2016-03-15T15:19:00Z">
        <w:r w:rsidDel="007C40BA">
          <w:rPr>
            <w:sz w:val="24"/>
            <w:szCs w:val="24"/>
          </w:rPr>
          <w:delText>At each study location, a grassy, open area was chosen for CRB release.</w:delText>
        </w:r>
      </w:del>
    </w:p>
    <w:p w14:paraId="78EB4651" w14:textId="77777777" w:rsidR="009A6144" w:rsidRDefault="00A43A4F">
      <w:pPr>
        <w:spacing w:after="0" w:line="480" w:lineRule="auto"/>
        <w:ind w:firstLine="720"/>
        <w:jc w:val="both"/>
        <w:rPr>
          <w:sz w:val="24"/>
          <w:szCs w:val="24"/>
        </w:rPr>
      </w:pPr>
      <w:r>
        <w:rPr>
          <w:sz w:val="24"/>
          <w:szCs w:val="24"/>
        </w:rPr>
        <w:lastRenderedPageBreak/>
        <w:t>Weather conditions during the experiment were mainly clear with occasional periods of rain and overcast skies. On release dates, August 8 to August 14, average temperature ranged from 27</w:t>
      </w:r>
      <w:r>
        <w:rPr>
          <w:rFonts w:eastAsia="Cambria" w:cs="Cambria"/>
          <w:sz w:val="24"/>
          <w:szCs w:val="24"/>
        </w:rPr>
        <w:t>°</w:t>
      </w:r>
      <w:r>
        <w:rPr>
          <w:sz w:val="24"/>
          <w:szCs w:val="24"/>
        </w:rPr>
        <w:t>C to 29</w:t>
      </w:r>
      <w:r>
        <w:rPr>
          <w:rFonts w:eastAsia="Cambria" w:cs="Cambria"/>
          <w:sz w:val="24"/>
          <w:szCs w:val="24"/>
        </w:rPr>
        <w:t>°</w:t>
      </w:r>
      <w:r>
        <w:rPr>
          <w:sz w:val="24"/>
          <w:szCs w:val="24"/>
        </w:rPr>
        <w:t xml:space="preserve">C while </w:t>
      </w:r>
      <w:commentRangeStart w:id="226"/>
      <w:r>
        <w:rPr>
          <w:sz w:val="24"/>
          <w:szCs w:val="24"/>
        </w:rPr>
        <w:t>relative</w:t>
      </w:r>
      <w:commentRangeEnd w:id="226"/>
      <w:r>
        <w:rPr>
          <w:sz w:val="24"/>
          <w:szCs w:val="24"/>
        </w:rPr>
        <w:commentReference w:id="226"/>
      </w:r>
      <w:r>
        <w:rPr>
          <w:sz w:val="24"/>
          <w:szCs w:val="24"/>
        </w:rPr>
        <w:t xml:space="preserve"> humidity was 80% to 88%. Beetles were generally tracked under clear skies with the exception of August 9 during which light showers occurred. </w:t>
      </w:r>
    </w:p>
    <w:p w14:paraId="74F57B12" w14:textId="77777777" w:rsidR="009A6144" w:rsidRDefault="009A6144">
      <w:pPr>
        <w:spacing w:after="0" w:line="480" w:lineRule="auto"/>
        <w:jc w:val="both"/>
        <w:rPr>
          <w:b/>
          <w:sz w:val="24"/>
          <w:szCs w:val="24"/>
        </w:rPr>
      </w:pPr>
    </w:p>
    <w:p w14:paraId="631FE82C" w14:textId="6795786D" w:rsidR="007C40BA" w:rsidRDefault="007C40BA">
      <w:pPr>
        <w:spacing w:after="0" w:line="480" w:lineRule="auto"/>
        <w:jc w:val="both"/>
        <w:rPr>
          <w:ins w:id="227" w:author="Matthew Siderhurst" w:date="2016-03-15T15:28:00Z"/>
          <w:b/>
          <w:sz w:val="24"/>
          <w:szCs w:val="24"/>
        </w:rPr>
      </w:pPr>
      <w:ins w:id="228" w:author="Matthew Siderhurst" w:date="2016-03-15T15:27:00Z">
        <w:r w:rsidRPr="007C40BA">
          <w:rPr>
            <w:b/>
            <w:sz w:val="24"/>
            <w:szCs w:val="24"/>
          </w:rPr>
          <w:t>Collection, selection and preparation of test insects</w:t>
        </w:r>
        <w:r w:rsidRPr="007C40BA" w:rsidDel="007C40BA">
          <w:rPr>
            <w:b/>
            <w:sz w:val="24"/>
            <w:szCs w:val="24"/>
          </w:rPr>
          <w:t xml:space="preserve"> </w:t>
        </w:r>
      </w:ins>
    </w:p>
    <w:p w14:paraId="087F663E" w14:textId="5A1AD8B1" w:rsidR="009A6144" w:rsidDel="007C40BA" w:rsidRDefault="00A43A4F">
      <w:pPr>
        <w:spacing w:after="0" w:line="480" w:lineRule="auto"/>
        <w:jc w:val="both"/>
        <w:rPr>
          <w:del w:id="229" w:author="Matthew Siderhurst" w:date="2016-03-15T15:27:00Z"/>
          <w:b/>
          <w:sz w:val="24"/>
          <w:szCs w:val="24"/>
        </w:rPr>
      </w:pPr>
      <w:del w:id="230" w:author="Matthew Siderhurst" w:date="2016-03-15T15:27:00Z">
        <w:r w:rsidDel="007C40BA">
          <w:rPr>
            <w:b/>
            <w:sz w:val="24"/>
            <w:szCs w:val="24"/>
          </w:rPr>
          <w:delText>Oryctes rhinoceros capture and specimen selection</w:delText>
        </w:r>
      </w:del>
    </w:p>
    <w:p w14:paraId="1A820003" w14:textId="77777777" w:rsidR="009A6144" w:rsidRDefault="00A43A4F">
      <w:pPr>
        <w:spacing w:after="0" w:line="480" w:lineRule="auto"/>
        <w:jc w:val="both"/>
        <w:rPr>
          <w:sz w:val="24"/>
          <w:szCs w:val="24"/>
        </w:rPr>
      </w:pPr>
      <w:r>
        <w:rPr>
          <w:sz w:val="24"/>
          <w:szCs w:val="24"/>
        </w:rPr>
        <w:t>CRB used for radio tracking were wild-caught in bucket traps containing oryctalure and collected within one week of capture. These beetles were placed in tubs containing moist peat moss, fed fresh banana slices and allowed to rest for at least three days.</w:t>
      </w:r>
    </w:p>
    <w:p w14:paraId="0847425E" w14:textId="77777777" w:rsidR="009A6144" w:rsidRDefault="00A43A4F">
      <w:pPr>
        <w:spacing w:after="0" w:line="480" w:lineRule="auto"/>
        <w:ind w:firstLine="720"/>
        <w:jc w:val="both"/>
        <w:rPr>
          <w:sz w:val="24"/>
          <w:szCs w:val="24"/>
        </w:rPr>
      </w:pPr>
      <w:r>
        <w:rPr>
          <w:sz w:val="24"/>
          <w:szCs w:val="24"/>
        </w:rPr>
        <w:t>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14:paraId="30C9CA5E" w14:textId="05D5CF80" w:rsidR="009A6144" w:rsidDel="007C40BA" w:rsidRDefault="009A6144">
      <w:pPr>
        <w:spacing w:after="0" w:line="480" w:lineRule="auto"/>
        <w:ind w:firstLine="720"/>
        <w:jc w:val="both"/>
        <w:rPr>
          <w:del w:id="231" w:author="Matthew Siderhurst" w:date="2016-03-15T15:30:00Z"/>
          <w:sz w:val="24"/>
          <w:szCs w:val="24"/>
        </w:rPr>
      </w:pPr>
    </w:p>
    <w:p w14:paraId="48655728" w14:textId="1997A346" w:rsidR="009A6144" w:rsidDel="007C40BA" w:rsidRDefault="00A43A4F">
      <w:pPr>
        <w:spacing w:after="0" w:line="480" w:lineRule="auto"/>
        <w:jc w:val="both"/>
        <w:rPr>
          <w:del w:id="232" w:author="Matthew Siderhurst" w:date="2016-03-15T15:30:00Z"/>
          <w:b/>
          <w:sz w:val="24"/>
          <w:szCs w:val="24"/>
        </w:rPr>
      </w:pPr>
      <w:del w:id="233" w:author="Matthew Siderhurst" w:date="2016-03-15T15:30:00Z">
        <w:r w:rsidDel="007C40BA">
          <w:rPr>
            <w:b/>
            <w:i/>
            <w:sz w:val="24"/>
            <w:szCs w:val="24"/>
          </w:rPr>
          <w:delText xml:space="preserve"> </w:delText>
        </w:r>
      </w:del>
      <w:del w:id="234" w:author="Matthew Siderhurst" w:date="2016-03-15T15:29:00Z">
        <w:r w:rsidDel="007C40BA">
          <w:rPr>
            <w:b/>
            <w:sz w:val="24"/>
            <w:szCs w:val="24"/>
          </w:rPr>
          <w:delText>CRB preparation</w:delText>
        </w:r>
      </w:del>
    </w:p>
    <w:p w14:paraId="07CBDDD0" w14:textId="75FB268C" w:rsidR="007C40BA" w:rsidRPr="007C40BA" w:rsidRDefault="007C40BA" w:rsidP="007C40BA">
      <w:pPr>
        <w:spacing w:after="0" w:line="480" w:lineRule="auto"/>
        <w:ind w:firstLine="720"/>
        <w:jc w:val="both"/>
        <w:rPr>
          <w:ins w:id="235" w:author="Matthew Siderhurst" w:date="2016-03-15T15:30:00Z"/>
          <w:sz w:val="24"/>
          <w:szCs w:val="24"/>
        </w:rPr>
        <w:pPrChange w:id="236" w:author="Matthew Siderhurst" w:date="2016-03-15T15:30:00Z">
          <w:pPr>
            <w:spacing w:after="0" w:line="480" w:lineRule="auto"/>
            <w:jc w:val="both"/>
          </w:pPr>
        </w:pPrChange>
      </w:pPr>
      <w:ins w:id="237" w:author="Matthew Siderhurst" w:date="2016-03-15T15:30:00Z">
        <w:r w:rsidRPr="007C40BA">
          <w:rPr>
            <w:sz w:val="24"/>
            <w:szCs w:val="24"/>
          </w:rPr>
          <w:t>Flight-capable beetles were marked with a unique four-digit code engraved on one elytrum using a laser engraver (Fenix Flyer, Synrad Inc., Mukilteo, WA, United States). The sex, mass and elytral dimensions of each beetle were recorded.</w:t>
        </w:r>
      </w:ins>
    </w:p>
    <w:p w14:paraId="63397131" w14:textId="61290FEF" w:rsidR="007C40BA" w:rsidRPr="007C40BA" w:rsidRDefault="007C40BA" w:rsidP="007C40BA">
      <w:pPr>
        <w:spacing w:after="0" w:line="480" w:lineRule="auto"/>
        <w:ind w:firstLine="720"/>
        <w:jc w:val="both"/>
        <w:rPr>
          <w:ins w:id="238" w:author="Matthew Siderhurst" w:date="2016-03-15T15:30:00Z"/>
          <w:sz w:val="24"/>
          <w:szCs w:val="24"/>
        </w:rPr>
        <w:pPrChange w:id="239" w:author="Matthew Siderhurst" w:date="2016-03-15T15:30:00Z">
          <w:pPr>
            <w:spacing w:after="0" w:line="480" w:lineRule="auto"/>
            <w:jc w:val="both"/>
          </w:pPr>
        </w:pPrChange>
      </w:pPr>
      <w:ins w:id="240" w:author="Matthew Siderhurst" w:date="2016-03-15T15:30:00Z">
        <w:r w:rsidRPr="007C40BA">
          <w:rPr>
            <w:sz w:val="24"/>
            <w:szCs w:val="24"/>
          </w:rPr>
          <w:lastRenderedPageBreak/>
          <w:t xml:space="preserve">A transmitter was glued to the pronotum of each beetle using a hot-melt glue gun (Fig. </w:t>
        </w:r>
      </w:ins>
      <w:ins w:id="241" w:author="Matthew Siderhurst" w:date="2016-03-15T15:31:00Z">
        <w:r>
          <w:rPr>
            <w:sz w:val="24"/>
            <w:szCs w:val="24"/>
          </w:rPr>
          <w:t>S1</w:t>
        </w:r>
      </w:ins>
      <w:ins w:id="242" w:author="Matthew Siderhurst" w:date="2016-03-15T15:30:00Z">
        <w:r w:rsidRPr="007C40BA">
          <w:rPr>
            <w:sz w:val="24"/>
            <w:szCs w:val="24"/>
          </w:rPr>
          <w:t xml:space="preserve">). Prior to transmitter attachment, the beetle pronotum was abraded with sandpaper to improve adhesion. </w:t>
        </w:r>
      </w:ins>
    </w:p>
    <w:p w14:paraId="72CD7FA8" w14:textId="49CDB7D8" w:rsidR="009A6144" w:rsidDel="007C40BA" w:rsidRDefault="00A43A4F">
      <w:pPr>
        <w:spacing w:after="0" w:line="480" w:lineRule="auto"/>
        <w:jc w:val="both"/>
        <w:rPr>
          <w:del w:id="243" w:author="Matthew Siderhurst" w:date="2016-03-15T15:30:00Z"/>
          <w:sz w:val="24"/>
          <w:szCs w:val="24"/>
        </w:rPr>
      </w:pPr>
      <w:del w:id="244" w:author="Matthew Siderhurst" w:date="2016-03-15T15:30:00Z">
        <w:r w:rsidDel="007C40BA">
          <w:rPr>
            <w:sz w:val="24"/>
            <w:szCs w:val="24"/>
          </w:rPr>
          <w:delText>Beetles that demonstrated flight capacity were marked with a unique four-digit code engraved on one elytrum using a laser engraver (Fenix Flyer, Synrad Inc., Mukilteo, WA, United States). The sex, mass, and elytral dimensions of each beetle were then recorded.   Both male and female specimens were used.   </w:delText>
        </w:r>
      </w:del>
    </w:p>
    <w:p w14:paraId="50A73FF9" w14:textId="1256A9A4" w:rsidR="009A6144" w:rsidDel="007C40BA" w:rsidRDefault="00A43A4F">
      <w:pPr>
        <w:spacing w:after="0" w:line="480" w:lineRule="auto"/>
        <w:ind w:firstLine="720"/>
        <w:jc w:val="both"/>
        <w:rPr>
          <w:del w:id="245" w:author="Matthew Siderhurst" w:date="2016-03-15T15:30:00Z"/>
          <w:sz w:val="24"/>
          <w:szCs w:val="24"/>
        </w:rPr>
      </w:pPr>
      <w:del w:id="246" w:author="Matthew Siderhurst" w:date="2016-03-15T15:30:00Z">
        <w:r w:rsidDel="007C40BA">
          <w:rPr>
            <w:sz w:val="24"/>
            <w:szCs w:val="24"/>
          </w:rPr>
          <w:delText>Prior to transmitter attachment, the beetle pronotum was abraded with sandpaper to improve adhesion. Transmitters were then affixed to the pronotum with hot melt glue (product xxxx company location xxx model number xxx)(Figure XX picture?) and steady pressure was applied as the adhesive hardened. Each glue-on transmitter (model A2414; Advanced Telemetry Systems; Isanti, Minnesota) had a mass of approximately 300 mg and was secured with approximately 250 mg of adhesive.</w:delText>
        </w:r>
      </w:del>
    </w:p>
    <w:p w14:paraId="3B4E1BAF" w14:textId="77777777" w:rsidR="009A6144" w:rsidRDefault="009A6144">
      <w:pPr>
        <w:spacing w:after="0" w:line="480" w:lineRule="auto"/>
        <w:jc w:val="both"/>
        <w:rPr>
          <w:sz w:val="24"/>
          <w:szCs w:val="24"/>
        </w:rPr>
      </w:pPr>
    </w:p>
    <w:p w14:paraId="3E88D573" w14:textId="77777777" w:rsidR="009A6144" w:rsidRDefault="00A43A4F">
      <w:pPr>
        <w:spacing w:after="0" w:line="480" w:lineRule="auto"/>
        <w:jc w:val="both"/>
        <w:rPr>
          <w:sz w:val="24"/>
          <w:szCs w:val="24"/>
        </w:rPr>
      </w:pPr>
      <w:r>
        <w:rPr>
          <w:b/>
          <w:sz w:val="24"/>
          <w:szCs w:val="24"/>
        </w:rPr>
        <w:t>Tracking equipment</w:t>
      </w:r>
      <w:r>
        <w:rPr>
          <w:sz w:val="24"/>
          <w:szCs w:val="24"/>
        </w:rPr>
        <w:t> </w:t>
      </w:r>
    </w:p>
    <w:p w14:paraId="49A6CD60" w14:textId="3ED66321" w:rsidR="007C40BA" w:rsidRDefault="007C40BA" w:rsidP="007C40BA">
      <w:pPr>
        <w:spacing w:after="0" w:line="480" w:lineRule="auto"/>
        <w:jc w:val="both"/>
        <w:rPr>
          <w:ins w:id="247" w:author="Matthew Siderhurst" w:date="2016-03-15T15:42:00Z"/>
          <w:sz w:val="24"/>
          <w:szCs w:val="24"/>
        </w:rPr>
      </w:pPr>
      <w:ins w:id="248" w:author="Matthew Siderhurst" w:date="2016-03-15T15:35:00Z">
        <w:r>
          <w:rPr>
            <w:sz w:val="24"/>
            <w:szCs w:val="24"/>
          </w:rPr>
          <w:t>Beetles were tracked using a radio receiver (model R410</w:t>
        </w:r>
      </w:ins>
      <w:ins w:id="249" w:author="Matthew Siderhurst" w:date="2016-03-15T15:36:00Z">
        <w:r>
          <w:rPr>
            <w:sz w:val="24"/>
            <w:szCs w:val="24"/>
          </w:rPr>
          <w:t xml:space="preserve">) </w:t>
        </w:r>
      </w:ins>
      <w:ins w:id="250" w:author="Matthew Siderhurst" w:date="2016-03-15T15:35:00Z">
        <w:r>
          <w:rPr>
            <w:sz w:val="24"/>
            <w:szCs w:val="24"/>
          </w:rPr>
          <w:t>equipped with a three-element fo</w:t>
        </w:r>
        <w:r>
          <w:rPr>
            <w:sz w:val="24"/>
            <w:szCs w:val="24"/>
          </w:rPr>
          <w:t>lding Yagi antenna (model 13863</w:t>
        </w:r>
        <w:r>
          <w:rPr>
            <w:sz w:val="24"/>
            <w:szCs w:val="24"/>
          </w:rPr>
          <w:t>)</w:t>
        </w:r>
      </w:ins>
      <w:ins w:id="251" w:author="Matthew Siderhurst" w:date="2016-03-15T15:41:00Z">
        <w:r>
          <w:rPr>
            <w:sz w:val="24"/>
            <w:szCs w:val="24"/>
          </w:rPr>
          <w:t xml:space="preserve"> (Fig. S2)</w:t>
        </w:r>
      </w:ins>
      <w:ins w:id="252" w:author="Matthew Siderhurst" w:date="2016-03-15T15:38:00Z">
        <w:r>
          <w:rPr>
            <w:sz w:val="24"/>
            <w:szCs w:val="24"/>
          </w:rPr>
          <w:t>.</w:t>
        </w:r>
      </w:ins>
      <w:ins w:id="253" w:author="Matthew Siderhurst" w:date="2016-03-15T15:41:00Z">
        <w:r>
          <w:rPr>
            <w:sz w:val="24"/>
            <w:szCs w:val="24"/>
          </w:rPr>
          <w:t xml:space="preserve">  </w:t>
        </w:r>
      </w:ins>
      <w:ins w:id="254" w:author="Matthew Siderhurst" w:date="2016-03-15T15:43:00Z">
        <w:r w:rsidRPr="007C40BA">
          <w:rPr>
            <w:sz w:val="24"/>
            <w:szCs w:val="24"/>
          </w:rPr>
          <w:t xml:space="preserve">Two receivers operated in the </w:t>
        </w:r>
      </w:ins>
      <w:ins w:id="255" w:author="Matthew Siderhurst" w:date="2016-03-15T15:44:00Z">
        <w:r>
          <w:rPr>
            <w:sz w:val="24"/>
            <w:szCs w:val="24"/>
          </w:rPr>
          <w:t>148.641 to 148.992</w:t>
        </w:r>
        <w:r>
          <w:rPr>
            <w:sz w:val="24"/>
            <w:szCs w:val="24"/>
          </w:rPr>
          <w:t xml:space="preserve"> </w:t>
        </w:r>
      </w:ins>
      <w:ins w:id="256" w:author="Matthew Siderhurst" w:date="2016-03-15T15:43:00Z">
        <w:r w:rsidRPr="007C40BA">
          <w:rPr>
            <w:sz w:val="24"/>
            <w:szCs w:val="24"/>
          </w:rPr>
          <w:t xml:space="preserve">MHz frequency band and two operated in the </w:t>
        </w:r>
      </w:ins>
      <w:ins w:id="257" w:author="Matthew Siderhurst" w:date="2016-03-15T15:44:00Z">
        <w:r>
          <w:rPr>
            <w:sz w:val="24"/>
            <w:szCs w:val="24"/>
          </w:rPr>
          <w:t>164.032 to 164.409</w:t>
        </w:r>
        <w:r>
          <w:rPr>
            <w:sz w:val="24"/>
            <w:szCs w:val="24"/>
          </w:rPr>
          <w:t xml:space="preserve"> </w:t>
        </w:r>
      </w:ins>
      <w:ins w:id="258" w:author="Matthew Siderhurst" w:date="2016-03-15T15:43:00Z">
        <w:r w:rsidRPr="007C40BA">
          <w:rPr>
            <w:sz w:val="24"/>
            <w:szCs w:val="24"/>
          </w:rPr>
          <w:t>MHz band.</w:t>
        </w:r>
      </w:ins>
    </w:p>
    <w:p w14:paraId="2271848E" w14:textId="39C756B1" w:rsidR="009A6144" w:rsidRDefault="00A43A4F" w:rsidP="007C40BA">
      <w:pPr>
        <w:spacing w:after="0" w:line="480" w:lineRule="auto"/>
        <w:ind w:firstLine="720"/>
        <w:jc w:val="both"/>
        <w:rPr>
          <w:sz w:val="24"/>
          <w:szCs w:val="24"/>
        </w:rPr>
        <w:pPrChange w:id="259" w:author="Matthew Siderhurst" w:date="2016-03-15T15:48:00Z">
          <w:pPr>
            <w:spacing w:after="0" w:line="480" w:lineRule="auto"/>
            <w:jc w:val="both"/>
          </w:pPr>
        </w:pPrChange>
      </w:pPr>
      <w:r>
        <w:rPr>
          <w:sz w:val="24"/>
          <w:szCs w:val="24"/>
        </w:rPr>
        <w:t xml:space="preserve">Transmitters </w:t>
      </w:r>
      <w:ins w:id="260" w:author="Matthew Siderhurst" w:date="2016-03-15T15:40:00Z">
        <w:r w:rsidR="007C40BA">
          <w:rPr>
            <w:sz w:val="24"/>
            <w:szCs w:val="24"/>
          </w:rPr>
          <w:t>(</w:t>
        </w:r>
        <w:r w:rsidR="007C40BA" w:rsidRPr="007C40BA">
          <w:rPr>
            <w:sz w:val="24"/>
            <w:szCs w:val="24"/>
          </w:rPr>
          <w:t>A2414</w:t>
        </w:r>
        <w:r w:rsidR="007C40BA">
          <w:rPr>
            <w:sz w:val="24"/>
            <w:szCs w:val="24"/>
          </w:rPr>
          <w:t xml:space="preserve">) </w:t>
        </w:r>
      </w:ins>
      <w:r>
        <w:rPr>
          <w:sz w:val="24"/>
          <w:szCs w:val="24"/>
        </w:rPr>
        <w:t xml:space="preserve">had a maximum battery life of 45 days with a warranty guarantee of 22 days. </w:t>
      </w:r>
      <w:ins w:id="261" w:author="Matthew Siderhurst" w:date="2016-03-15T15:46:00Z">
        <w:r w:rsidR="007C40BA">
          <w:rPr>
            <w:sz w:val="24"/>
            <w:szCs w:val="24"/>
          </w:rPr>
          <w:t xml:space="preserve">Each </w:t>
        </w:r>
        <w:r w:rsidR="007C40BA" w:rsidRPr="007C40BA">
          <w:rPr>
            <w:sz w:val="24"/>
            <w:szCs w:val="24"/>
          </w:rPr>
          <w:t>transmitter had a mass of approximately 300 mg and was secured with approximately 250 mg of adhesive.</w:t>
        </w:r>
      </w:ins>
      <w:ins w:id="262" w:author="Matthew Siderhurst" w:date="2016-03-15T15:47:00Z">
        <w:r w:rsidR="007C40BA">
          <w:rPr>
            <w:sz w:val="24"/>
            <w:szCs w:val="24"/>
          </w:rPr>
          <w:t xml:space="preserve"> </w:t>
        </w:r>
      </w:ins>
      <w:del w:id="263" w:author="Matthew Siderhurst" w:date="2016-03-15T15:45:00Z">
        <w:r w:rsidDel="007C40BA">
          <w:rPr>
            <w:sz w:val="24"/>
            <w:szCs w:val="24"/>
          </w:rPr>
          <w:delText xml:space="preserve">Two frequency bands were chosen ranging from 148.641 to 148.992 and 164.032 to 164.409. </w:delText>
        </w:r>
      </w:del>
      <w:ins w:id="264" w:author="Matthew Siderhurst" w:date="2016-03-15T15:47:00Z">
        <w:r w:rsidR="007C40BA">
          <w:rPr>
            <w:sz w:val="24"/>
            <w:szCs w:val="24"/>
          </w:rPr>
          <w:t xml:space="preserve"> Transmitter f</w:t>
        </w:r>
      </w:ins>
      <w:del w:id="265" w:author="Matthew Siderhurst" w:date="2016-03-15T15:47:00Z">
        <w:r w:rsidDel="007C40BA">
          <w:rPr>
            <w:sz w:val="24"/>
            <w:szCs w:val="24"/>
          </w:rPr>
          <w:delText>F</w:delText>
        </w:r>
      </w:del>
      <w:r>
        <w:rPr>
          <w:sz w:val="24"/>
          <w:szCs w:val="24"/>
        </w:rPr>
        <w:t xml:space="preserve">requencies </w:t>
      </w:r>
      <w:ins w:id="266" w:author="Matthew Siderhurst" w:date="2016-03-15T15:48:00Z">
        <w:r w:rsidR="007C40BA">
          <w:rPr>
            <w:sz w:val="24"/>
            <w:szCs w:val="24"/>
          </w:rPr>
          <w:t>for</w:t>
        </w:r>
      </w:ins>
      <w:del w:id="267" w:author="Matthew Siderhurst" w:date="2016-03-15T15:48:00Z">
        <w:r w:rsidDel="007C40BA">
          <w:rPr>
            <w:sz w:val="24"/>
            <w:szCs w:val="24"/>
          </w:rPr>
          <w:delText>used with</w:delText>
        </w:r>
      </w:del>
      <w:r>
        <w:rPr>
          <w:sz w:val="24"/>
          <w:szCs w:val="24"/>
        </w:rPr>
        <w:t xml:space="preserve"> individual CRB were recorded in conjunction with beetle identification numbers. </w:t>
      </w:r>
      <w:ins w:id="268" w:author="Matthew Siderhurst" w:date="2016-03-15T15:41:00Z">
        <w:r w:rsidR="007C40BA">
          <w:rPr>
            <w:sz w:val="24"/>
            <w:szCs w:val="24"/>
          </w:rPr>
          <w:t xml:space="preserve"> </w:t>
        </w:r>
        <w:r w:rsidR="007C40BA" w:rsidRPr="007C40BA">
          <w:rPr>
            <w:sz w:val="24"/>
            <w:szCs w:val="24"/>
          </w:rPr>
          <w:t>All radio tracking equipment was purchased from Advanced Telemetry Systems, Isanti, Minnesota.</w:t>
        </w:r>
      </w:ins>
    </w:p>
    <w:p w14:paraId="77F70503" w14:textId="3A542639" w:rsidR="009A6144" w:rsidRDefault="00A43A4F">
      <w:pPr>
        <w:spacing w:after="0" w:line="480" w:lineRule="auto"/>
        <w:ind w:firstLine="720"/>
        <w:jc w:val="both"/>
        <w:rPr>
          <w:sz w:val="24"/>
          <w:szCs w:val="24"/>
        </w:rPr>
      </w:pPr>
      <w:del w:id="269" w:author="Matthew Siderhurst" w:date="2016-03-15T15:35:00Z">
        <w:r w:rsidDel="007C40BA">
          <w:rPr>
            <w:sz w:val="24"/>
            <w:szCs w:val="24"/>
          </w:rPr>
          <w:delText>Beetles were tracked using a radio receiver (model R410, Advanced Telemetry Systems, Isanti, Minnesota) equipped with a three-element folding Yagi antenna (model 13863, Advanced Telemetry Systems, Isanti, Minnesota) attached to a</w:delText>
        </w:r>
      </w:del>
      <w:del w:id="270" w:author="Matthew Siderhurst" w:date="2016-03-15T15:49:00Z">
        <w:r w:rsidDel="007C40BA">
          <w:rPr>
            <w:sz w:val="24"/>
            <w:szCs w:val="24"/>
          </w:rPr>
          <w:delText xml:space="preserve">. </w:delText>
        </w:r>
      </w:del>
      <w:del w:id="271" w:author="Matthew Siderhurst" w:date="2016-03-15T15:45:00Z">
        <w:r w:rsidDel="007C40BA">
          <w:rPr>
            <w:sz w:val="24"/>
            <w:szCs w:val="24"/>
          </w:rPr>
          <w:delText xml:space="preserve">A total of four units were used so that multiple beetles could be tracked simultaneously: two receivers were programmed with bandwidths from 148.641 to 148.992 and two with bandwidths 164.032 to 164.409.  </w:delText>
        </w:r>
      </w:del>
      <w:r>
        <w:rPr>
          <w:sz w:val="24"/>
          <w:szCs w:val="24"/>
        </w:rPr>
        <w:t>In addition to radio tracking equipment, handheld GPS units (</w:t>
      </w:r>
      <w:ins w:id="272" w:author="Matthew Siderhurst" w:date="2016-03-15T15:49:00Z">
        <w:r w:rsidR="007C40BA">
          <w:rPr>
            <w:sz w:val="24"/>
            <w:szCs w:val="24"/>
          </w:rPr>
          <w:t>Garmin Oregon 650</w:t>
        </w:r>
      </w:ins>
      <w:ins w:id="273" w:author="Matthew Siderhurst" w:date="2016-03-15T15:52:00Z">
        <w:r w:rsidR="007C40BA">
          <w:rPr>
            <w:sz w:val="24"/>
            <w:szCs w:val="24"/>
          </w:rPr>
          <w:t xml:space="preserve">, </w:t>
        </w:r>
        <w:r w:rsidR="007C40BA" w:rsidRPr="007C40BA">
          <w:rPr>
            <w:sz w:val="24"/>
            <w:szCs w:val="24"/>
          </w:rPr>
          <w:t>Salem, OR</w:t>
        </w:r>
      </w:ins>
      <w:bookmarkStart w:id="274" w:name="_GoBack"/>
      <w:bookmarkEnd w:id="274"/>
      <w:del w:id="275" w:author="Matthew Siderhurst" w:date="2016-03-15T15:49:00Z">
        <w:r w:rsidDel="007C40BA">
          <w:rPr>
            <w:sz w:val="24"/>
            <w:szCs w:val="24"/>
          </w:rPr>
          <w:delText>model XXX, Garmin, XXX</w:delText>
        </w:r>
      </w:del>
      <w:r>
        <w:rPr>
          <w:sz w:val="24"/>
          <w:szCs w:val="24"/>
        </w:rPr>
        <w:t xml:space="preserve">) were used to record locations where beetles were found or point of signal loss for each beetle. </w:t>
      </w:r>
    </w:p>
    <w:p w14:paraId="5A884497" w14:textId="77777777" w:rsidR="009A6144" w:rsidRDefault="009A6144">
      <w:pPr>
        <w:spacing w:after="0" w:line="480" w:lineRule="auto"/>
        <w:jc w:val="both"/>
        <w:rPr>
          <w:sz w:val="24"/>
          <w:szCs w:val="24"/>
        </w:rPr>
      </w:pPr>
    </w:p>
    <w:p w14:paraId="38BC427A" w14:textId="77777777" w:rsidR="009A6144" w:rsidRDefault="00A43A4F">
      <w:pPr>
        <w:spacing w:after="0" w:line="480" w:lineRule="auto"/>
        <w:jc w:val="both"/>
        <w:rPr>
          <w:b/>
          <w:sz w:val="24"/>
          <w:szCs w:val="24"/>
        </w:rPr>
      </w:pPr>
      <w:r>
        <w:rPr>
          <w:b/>
          <w:sz w:val="24"/>
          <w:szCs w:val="24"/>
        </w:rPr>
        <w:t>Beetle release and tracking procedure</w:t>
      </w:r>
    </w:p>
    <w:p w14:paraId="294F1232" w14:textId="77777777" w:rsidR="009A6144" w:rsidRDefault="00A43A4F">
      <w:pPr>
        <w:spacing w:after="0" w:line="480" w:lineRule="auto"/>
        <w:jc w:val="both"/>
        <w:rPr>
          <w:sz w:val="24"/>
          <w:szCs w:val="24"/>
        </w:rPr>
      </w:pPr>
      <w:r>
        <w:rPr>
          <w:sz w:val="24"/>
          <w:szCs w:val="24"/>
        </w:rPr>
        <w:t xml:space="preserve">Beetles were transported to release sites in plastic storage bins. The lid of the bin was removed at dusk (roughly 19:30) and the container was closed at roughly 21:30. Once the containers were opened, CRB activity was carefully monitored using an </w:t>
      </w:r>
      <w:commentRangeStart w:id="276"/>
      <w:r>
        <w:rPr>
          <w:sz w:val="24"/>
          <w:szCs w:val="24"/>
        </w:rPr>
        <w:t>infrared camera</w:t>
      </w:r>
      <w:commentRangeEnd w:id="276"/>
      <w:r>
        <w:rPr>
          <w:sz w:val="24"/>
          <w:szCs w:val="24"/>
        </w:rPr>
        <w:commentReference w:id="276"/>
      </w:r>
      <w:r>
        <w:rPr>
          <w:sz w:val="24"/>
          <w:szCs w:val="24"/>
        </w:rPr>
        <w:t xml:space="preserve">. </w:t>
      </w:r>
      <w:commentRangeStart w:id="277"/>
      <w:r>
        <w:rPr>
          <w:sz w:val="24"/>
          <w:szCs w:val="24"/>
        </w:rPr>
        <w:t xml:space="preserve">Observation under the infrared camera revealed that beetles thermal profile would change just prior to flight, and </w:t>
      </w:r>
      <w:r>
        <w:rPr>
          <w:sz w:val="24"/>
          <w:szCs w:val="24"/>
        </w:rPr>
        <w:lastRenderedPageBreak/>
        <w:t>thermally active beetles observed emerging from the peat moss were briefly viewed under red light to record the identification number and determine the frequency of the radio transmitter</w:t>
      </w:r>
      <w:commentRangeEnd w:id="277"/>
      <w:r>
        <w:rPr>
          <w:sz w:val="24"/>
          <w:szCs w:val="24"/>
        </w:rPr>
        <w:commentReference w:id="277"/>
      </w:r>
      <w:r>
        <w:rPr>
          <w:sz w:val="24"/>
          <w:szCs w:val="24"/>
        </w:rPr>
        <w:t xml:space="preserve">. </w:t>
      </w:r>
      <w:commentRangeStart w:id="278"/>
      <w:r>
        <w:rPr>
          <w:sz w:val="24"/>
          <w:szCs w:val="24"/>
        </w:rPr>
        <w:t>Though nearly all beetles flew independently, several beetles that had not yet flown by the end of experimentation were encouraged to flight by removing them from the peat moss and throwing them into the air to facilitate takeoff.</w:t>
      </w:r>
      <w:commentRangeEnd w:id="278"/>
      <w:r>
        <w:rPr>
          <w:sz w:val="24"/>
          <w:szCs w:val="24"/>
        </w:rPr>
        <w:commentReference w:id="278"/>
      </w:r>
      <w:r>
        <w:rPr>
          <w:sz w:val="24"/>
          <w:szCs w:val="24"/>
        </w:rPr>
        <w:commentReference w:id="279"/>
      </w:r>
    </w:p>
    <w:p w14:paraId="5979D3C4" w14:textId="77777777" w:rsidR="009A6144" w:rsidRDefault="00A43A4F">
      <w:pPr>
        <w:spacing w:after="0" w:line="480" w:lineRule="auto"/>
        <w:ind w:firstLine="720"/>
        <w:jc w:val="both"/>
        <w:rPr>
          <w:sz w:val="24"/>
          <w:szCs w:val="24"/>
        </w:rPr>
      </w:pPr>
      <w:r>
        <w:rPr>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14:paraId="31BDEA9C" w14:textId="77777777" w:rsidR="009A6144" w:rsidRDefault="00A43A4F">
      <w:pPr>
        <w:spacing w:after="0" w:line="480" w:lineRule="auto"/>
        <w:ind w:firstLine="720"/>
        <w:jc w:val="both"/>
        <w:rPr>
          <w:sz w:val="24"/>
          <w:szCs w:val="24"/>
        </w:rPr>
      </w:pPr>
      <w:r>
        <w:rPr>
          <w:sz w:val="24"/>
          <w:szCs w:val="24"/>
        </w:rPr>
        <w:t>Landing sites were visited on the following morning, and attempts were made to more precisely determine the location of each beetle</w:t>
      </w:r>
      <w:commentRangeStart w:id="280"/>
      <w:r>
        <w:rPr>
          <w:sz w:val="24"/>
          <w:szCs w:val="24"/>
        </w:rPr>
        <w:t xml:space="preserve">. </w:t>
      </w:r>
      <w:commentRangeEnd w:id="280"/>
      <w:r>
        <w:rPr>
          <w:sz w:val="24"/>
          <w:szCs w:val="24"/>
        </w:rPr>
        <w:commentReference w:id="280"/>
      </w:r>
      <w:r>
        <w:rPr>
          <w:sz w:val="24"/>
          <w:szCs w:val="24"/>
        </w:rPr>
        <w:t>Beetle locations were monitored over several days, and beetles and or transmitters were recovered when possible at the end of the experiment.  CRB and transmitters were successfully recovered by digging up beetles that buried into soil or compost; however the locations of CRB</w:t>
      </w:r>
      <w:r>
        <w:rPr>
          <w:i/>
          <w:iCs/>
          <w:sz w:val="24"/>
          <w:szCs w:val="24"/>
        </w:rPr>
        <w:t xml:space="preserve"> </w:t>
      </w:r>
      <w:r>
        <w:rPr>
          <w:sz w:val="24"/>
          <w:szCs w:val="24"/>
        </w:rPr>
        <w:t xml:space="preserve">tracked to coconut crowns could not be as exactly determined due to the density of the frond foliage. </w:t>
      </w:r>
    </w:p>
    <w:p w14:paraId="5DDE256E" w14:textId="77777777" w:rsidR="009A6144" w:rsidRDefault="009A6144">
      <w:pPr>
        <w:spacing w:after="0" w:line="480" w:lineRule="auto"/>
        <w:jc w:val="both"/>
        <w:rPr>
          <w:b/>
          <w:bCs/>
          <w:i/>
          <w:iCs/>
          <w:sz w:val="24"/>
          <w:szCs w:val="24"/>
        </w:rPr>
      </w:pPr>
    </w:p>
    <w:p w14:paraId="2E4EE718" w14:textId="77777777" w:rsidR="009A6144" w:rsidRDefault="00A43A4F">
      <w:pPr>
        <w:spacing w:after="0" w:line="480" w:lineRule="auto"/>
        <w:jc w:val="both"/>
        <w:rPr>
          <w:b/>
          <w:bCs/>
          <w:iCs/>
          <w:sz w:val="24"/>
          <w:szCs w:val="24"/>
        </w:rPr>
      </w:pPr>
      <w:r>
        <w:rPr>
          <w:b/>
          <w:bCs/>
          <w:iCs/>
          <w:sz w:val="24"/>
          <w:szCs w:val="24"/>
        </w:rPr>
        <w:t>Analysis</w:t>
      </w:r>
    </w:p>
    <w:p w14:paraId="24046068" w14:textId="77777777" w:rsidR="009A6144" w:rsidRDefault="00A43A4F">
      <w:pPr>
        <w:spacing w:after="0" w:line="480" w:lineRule="auto"/>
        <w:ind w:firstLine="720"/>
        <w:jc w:val="both"/>
        <w:rPr>
          <w:rFonts w:eastAsia="Cambria" w:cs="Cambria"/>
          <w:sz w:val="24"/>
          <w:szCs w:val="24"/>
        </w:rPr>
      </w:pPr>
      <w:r w:rsidRPr="79121E7F">
        <w:rPr>
          <w:rFonts w:ascii="Cambria" w:eastAsia="Cambria" w:hAnsi="Cambria" w:cs="Cambria"/>
          <w:sz w:val="24"/>
          <w:szCs w:val="24"/>
          <w:rPrChange w:id="281" w:author="Diego Barahona" w:date="2016-02-01T19:20:00Z">
            <w:rPr>
              <w:rFonts w:eastAsia="Cambria" w:cs="Cambria"/>
              <w:sz w:val="24"/>
              <w:szCs w:val="24"/>
            </w:rPr>
          </w:rPrChange>
        </w:rPr>
        <w:t>In assessing the flight patterns of beetles for trends between sex and size, percent emergence weight (%EW) was calculated as an additional consideration. Percent emergence weight describes CRB mass at the time of measurement relative to its estimated mass upon emergence. This value can be estimated based upon a linear equation relating elytral measurements and emergence weight (Vander Meer and Mclean, 1975). T</w:t>
      </w:r>
      <w:commentRangeStart w:id="282"/>
      <w:r w:rsidRPr="79121E7F">
        <w:rPr>
          <w:rFonts w:ascii="Cambria" w:eastAsia="Cambria" w:hAnsi="Cambria" w:cs="Cambria"/>
          <w:sz w:val="24"/>
          <w:szCs w:val="24"/>
          <w:rPrChange w:id="283" w:author="Diego Barahona" w:date="2016-02-01T19:20:00Z">
            <w:rPr>
              <w:rFonts w:eastAsia="Cambria" w:cs="Cambria"/>
              <w:sz w:val="24"/>
              <w:szCs w:val="24"/>
            </w:rPr>
          </w:rPrChange>
        </w:rPr>
        <w:t xml:space="preserve">his value is significant in data analysis because %EW reflects the present life stage of a beetle and how </w:t>
      </w:r>
      <w:r w:rsidRPr="79121E7F">
        <w:rPr>
          <w:rFonts w:ascii="Cambria" w:eastAsia="Cambria" w:hAnsi="Cambria" w:cs="Cambria"/>
          <w:sz w:val="24"/>
          <w:szCs w:val="24"/>
          <w:rPrChange w:id="284" w:author="Diego Barahona" w:date="2016-02-01T19:20:00Z">
            <w:rPr>
              <w:rFonts w:eastAsia="Cambria" w:cs="Cambria"/>
              <w:sz w:val="24"/>
              <w:szCs w:val="24"/>
            </w:rPr>
          </w:rPrChange>
        </w:rPr>
        <w:lastRenderedPageBreak/>
        <w:t xml:space="preserve">much stored energy it has available; CRB emerge at their heaviest weight and gradually lose weight over their lifespan.  </w:t>
      </w:r>
      <w:commentRangeEnd w:id="282"/>
      <w:r>
        <w:rPr>
          <w:rFonts w:eastAsia="Cambria" w:cs="Cambria"/>
          <w:sz w:val="24"/>
          <w:szCs w:val="24"/>
        </w:rPr>
        <w:commentReference w:id="282"/>
      </w:r>
    </w:p>
    <w:p w14:paraId="56F343B5" w14:textId="77777777" w:rsidR="009A6144" w:rsidDel="79121E7F" w:rsidRDefault="00A43A4F">
      <w:pPr>
        <w:spacing w:after="0" w:line="480" w:lineRule="auto"/>
        <w:jc w:val="both"/>
        <w:rPr>
          <w:del w:id="285" w:author="Diego Barahona" w:date="2016-02-01T19:20:00Z"/>
          <w:sz w:val="24"/>
          <w:szCs w:val="24"/>
          <w:shd w:val="clear" w:color="auto" w:fill="FFFF00"/>
        </w:rPr>
      </w:pPr>
      <w:del w:id="286" w:author="Diego Barahona" w:date="2016-02-01T19:20:00Z">
        <w:r w:rsidDel="79121E7F">
          <w:rPr>
            <w:sz w:val="24"/>
            <w:szCs w:val="24"/>
          </w:rPr>
          <w:delText>-</w:delText>
        </w:r>
        <w:r w:rsidDel="79121E7F">
          <w:rPr>
            <w:sz w:val="24"/>
            <w:szCs w:val="24"/>
            <w:shd w:val="clear" w:color="auto" w:fill="FFFF00"/>
          </w:rPr>
          <w:delText>GIS (Diego)</w:delText>
        </w:r>
      </w:del>
    </w:p>
    <w:p w14:paraId="72B49323" w14:textId="765B4EB5" w:rsidR="79121E7F" w:rsidRDefault="79121E7F">
      <w:pPr>
        <w:spacing w:line="480" w:lineRule="auto"/>
        <w:pPrChange w:id="287" w:author="Katherine Lehman" w:date="2016-02-23T14:50:00Z">
          <w:pPr/>
        </w:pPrChange>
      </w:pPr>
      <w:ins w:id="288" w:author="Diego Barahona" w:date="2016-02-01T19:20:00Z">
        <w:r w:rsidRPr="79121E7F">
          <w:rPr>
            <w:rFonts w:cs="Calibri"/>
            <w:sz w:val="24"/>
            <w:szCs w:val="24"/>
            <w:rPrChange w:id="289" w:author="Diego Barahona" w:date="2016-02-01T19:20:00Z">
              <w:rPr/>
            </w:rPrChange>
          </w:rPr>
          <w:t xml:space="preserve">The GPS coordinates of the release sites at both experimental locations and  of each CRB landing site were displayed as X,Y data on ArcMap Version 10.0. The CRB flight distance was calculated by using the Point Distance tool on ArcMap Version 10.0. </w:t>
        </w:r>
      </w:ins>
    </w:p>
    <w:p w14:paraId="4D794CFF" w14:textId="77777777" w:rsidR="009A6144" w:rsidRDefault="00A43A4F">
      <w:pPr>
        <w:spacing w:after="0" w:line="480" w:lineRule="auto"/>
        <w:jc w:val="both"/>
        <w:rPr>
          <w:sz w:val="24"/>
          <w:szCs w:val="24"/>
          <w:shd w:val="clear" w:color="auto" w:fill="FFFF00"/>
        </w:rPr>
      </w:pPr>
      <w:r>
        <w:rPr>
          <w:sz w:val="24"/>
          <w:szCs w:val="24"/>
        </w:rPr>
        <w:t>-</w:t>
      </w:r>
      <w:r>
        <w:rPr>
          <w:sz w:val="24"/>
          <w:szCs w:val="24"/>
          <w:shd w:val="clear" w:color="auto" w:fill="FFFF00"/>
        </w:rPr>
        <w:t>stats (Matt)</w:t>
      </w:r>
    </w:p>
    <w:p w14:paraId="418BAF19" w14:textId="77777777" w:rsidR="009A6144" w:rsidRDefault="009A6144">
      <w:pPr>
        <w:spacing w:after="0" w:line="480" w:lineRule="auto"/>
        <w:jc w:val="both"/>
        <w:rPr>
          <w:sz w:val="24"/>
          <w:szCs w:val="24"/>
        </w:rPr>
      </w:pPr>
    </w:p>
    <w:p w14:paraId="26C93178" w14:textId="77777777" w:rsidR="009A6144" w:rsidRDefault="00A43A4F">
      <w:pPr>
        <w:spacing w:after="0" w:line="480" w:lineRule="auto"/>
        <w:jc w:val="both"/>
        <w:rPr>
          <w:b/>
          <w:sz w:val="28"/>
          <w:szCs w:val="28"/>
        </w:rPr>
      </w:pPr>
      <w:r>
        <w:rPr>
          <w:b/>
          <w:sz w:val="28"/>
          <w:szCs w:val="28"/>
        </w:rPr>
        <w:t>Results</w:t>
      </w:r>
    </w:p>
    <w:p w14:paraId="0F7B84D7" w14:textId="77777777" w:rsidR="009A6144" w:rsidRDefault="00A43A4F">
      <w:pPr>
        <w:spacing w:after="0" w:line="480" w:lineRule="auto"/>
        <w:jc w:val="both"/>
        <w:rPr>
          <w:sz w:val="24"/>
          <w:szCs w:val="24"/>
        </w:rPr>
      </w:pPr>
      <w:r>
        <w:rPr>
          <w:sz w:val="24"/>
          <w:szCs w:val="24"/>
        </w:rPr>
        <w:t xml:space="preserve">The tagging and radio tracking of CRB in this study led to the successful location of multiple cryptic breeding sites at both experiment sites. CRB were most active from approximately 19:30 to 21:00, and flight activity did not appear to be heavily influenced by the prevailing weather conditions. </w:t>
      </w:r>
      <w:commentRangeStart w:id="290"/>
      <w:r>
        <w:rPr>
          <w:sz w:val="24"/>
          <w:szCs w:val="24"/>
        </w:rPr>
        <w:t>Transmitters did not inhibit the flight mechanics of CRB to an observable degree</w:t>
      </w:r>
      <w:commentRangeEnd w:id="290"/>
      <w:r>
        <w:rPr>
          <w:sz w:val="24"/>
          <w:szCs w:val="24"/>
        </w:rPr>
        <w:commentReference w:id="290"/>
      </w:r>
      <w:r>
        <w:rPr>
          <w:sz w:val="24"/>
          <w:szCs w:val="24"/>
        </w:rPr>
        <w:commentReference w:id="291"/>
      </w:r>
      <w:r>
        <w:rPr>
          <w:sz w:val="24"/>
          <w:szCs w:val="24"/>
        </w:rPr>
        <w:t xml:space="preserve">. </w:t>
      </w:r>
      <w:commentRangeStart w:id="292"/>
      <w:r>
        <w:rPr>
          <w:sz w:val="24"/>
          <w:szCs w:val="24"/>
        </w:rPr>
        <w:t xml:space="preserve">Over the course of experimentation, it was observed that beetles employed thermogenesis in flight muscles directly prior to flight, allowing a reliable prediction to be made as to which beetles were about to fly by detecting thermal radiation with an infrared camera. </w:t>
      </w:r>
      <w:commentRangeEnd w:id="292"/>
      <w:r>
        <w:rPr>
          <w:sz w:val="24"/>
          <w:szCs w:val="24"/>
        </w:rPr>
        <w:commentReference w:id="292"/>
      </w:r>
    </w:p>
    <w:p w14:paraId="10A3E115" w14:textId="77777777" w:rsidR="009A6144" w:rsidRDefault="00A43A4F">
      <w:pPr>
        <w:spacing w:after="0" w:line="480" w:lineRule="auto"/>
        <w:jc w:val="both"/>
        <w:rPr>
          <w:sz w:val="24"/>
          <w:szCs w:val="24"/>
        </w:rPr>
      </w:pPr>
      <w:r>
        <w:rPr>
          <w:sz w:val="24"/>
          <w:szCs w:val="24"/>
        </w:rPr>
        <w:tab/>
        <w:t xml:space="preserve">A total of 33 out of 34 beetles tagged for release flew during the course of this study. </w:t>
      </w:r>
      <w:bookmarkStart w:id="293" w:name="__DdeLink__449_528339393"/>
      <w:r>
        <w:rPr>
          <w:sz w:val="24"/>
          <w:szCs w:val="24"/>
        </w:rPr>
        <w:t>Of the 33 beetles that flew, 19 were successfully tracked to landing sites (Figure 1)</w:t>
      </w:r>
      <w:bookmarkEnd w:id="293"/>
      <w:r>
        <w:rPr>
          <w:sz w:val="24"/>
          <w:szCs w:val="24"/>
        </w:rPr>
        <w:t xml:space="preserve">. The % EW for CRB that were successfully located, 78 ± 2%, and for CRB that were lost, 72 ± 2%, differed significantly (t-test: </w:t>
      </w:r>
      <w:r>
        <w:rPr>
          <w:i/>
          <w:iCs/>
          <w:sz w:val="24"/>
          <w:szCs w:val="24"/>
        </w:rPr>
        <w:t>P</w:t>
      </w:r>
      <w:r>
        <w:rPr>
          <w:sz w:val="24"/>
          <w:szCs w:val="24"/>
        </w:rPr>
        <w:t xml:space="preserve"> = 0.021).  However, EW (</w:t>
      </w:r>
      <w:r>
        <w:rPr>
          <w:i/>
          <w:iCs/>
          <w:sz w:val="24"/>
          <w:szCs w:val="24"/>
        </w:rPr>
        <w:t>P</w:t>
      </w:r>
      <w:r>
        <w:rPr>
          <w:sz w:val="24"/>
          <w:szCs w:val="24"/>
        </w:rPr>
        <w:t xml:space="preserve"> = 0.822) and weight (</w:t>
      </w:r>
      <w:r>
        <w:rPr>
          <w:i/>
          <w:iCs/>
          <w:sz w:val="24"/>
          <w:szCs w:val="24"/>
        </w:rPr>
        <w:t>P</w:t>
      </w:r>
      <w:r>
        <w:rPr>
          <w:sz w:val="24"/>
          <w:szCs w:val="24"/>
        </w:rPr>
        <w:t xml:space="preserve"> = 0.510) did not differ between CRB that were successfully tracked or lost after release.  Additionally, there were no differences in the numbers of male and female CRB that were successfully located or lost (Fisher’s: </w:t>
      </w:r>
      <w:r>
        <w:rPr>
          <w:i/>
          <w:iCs/>
          <w:sz w:val="24"/>
          <w:szCs w:val="24"/>
        </w:rPr>
        <w:t>P</w:t>
      </w:r>
      <w:r>
        <w:rPr>
          <w:sz w:val="24"/>
          <w:szCs w:val="24"/>
        </w:rPr>
        <w:t xml:space="preserve"> = 1.000). </w:t>
      </w:r>
    </w:p>
    <w:p w14:paraId="79FEA636" w14:textId="77777777" w:rsidR="009A6144" w:rsidRDefault="00A43A4F">
      <w:pPr>
        <w:spacing w:after="0" w:line="480" w:lineRule="auto"/>
        <w:ind w:firstLine="720"/>
        <w:jc w:val="both"/>
        <w:rPr>
          <w:sz w:val="24"/>
          <w:szCs w:val="24"/>
        </w:rPr>
      </w:pPr>
      <w:r>
        <w:rPr>
          <w:sz w:val="24"/>
          <w:szCs w:val="24"/>
        </w:rPr>
        <w:lastRenderedPageBreak/>
        <w:t>No relationship was found between the distance beetles moved from the release point and beetle EW (</w:t>
      </w:r>
      <w:r>
        <w:rPr>
          <w:i/>
          <w:sz w:val="24"/>
          <w:szCs w:val="24"/>
        </w:rPr>
        <w:t>R</w:t>
      </w:r>
      <w:r>
        <w:rPr>
          <w:i/>
          <w:sz w:val="24"/>
          <w:szCs w:val="24"/>
          <w:vertAlign w:val="superscript"/>
        </w:rPr>
        <w:t>2</w:t>
      </w:r>
      <w:r>
        <w:rPr>
          <w:sz w:val="24"/>
          <w:szCs w:val="24"/>
        </w:rPr>
        <w:t xml:space="preserve"> = 0.0686), %EW (</w:t>
      </w:r>
      <w:r>
        <w:rPr>
          <w:i/>
          <w:sz w:val="24"/>
          <w:szCs w:val="24"/>
        </w:rPr>
        <w:t>R</w:t>
      </w:r>
      <w:r>
        <w:rPr>
          <w:i/>
          <w:sz w:val="24"/>
          <w:szCs w:val="24"/>
          <w:vertAlign w:val="superscript"/>
        </w:rPr>
        <w:t>2</w:t>
      </w:r>
      <w:r>
        <w:rPr>
          <w:sz w:val="24"/>
          <w:szCs w:val="24"/>
        </w:rPr>
        <w:t xml:space="preserve"> = 0.0462), or weight (</w:t>
      </w:r>
      <w:r>
        <w:rPr>
          <w:i/>
          <w:sz w:val="24"/>
          <w:szCs w:val="24"/>
        </w:rPr>
        <w:t>R</w:t>
      </w:r>
      <w:r>
        <w:rPr>
          <w:i/>
          <w:sz w:val="24"/>
          <w:szCs w:val="24"/>
          <w:vertAlign w:val="superscript"/>
        </w:rPr>
        <w:t>2</w:t>
      </w:r>
      <w:r>
        <w:rPr>
          <w:sz w:val="24"/>
          <w:szCs w:val="24"/>
        </w:rPr>
        <w:t xml:space="preserve"> = 0.0465).  There was no difference in the mean distance beetles moved at the two experimental sites, Yigo, 276 ± 42 m, and Asan, 215 ± 57 m (</w:t>
      </w:r>
      <w:r>
        <w:rPr>
          <w:i/>
          <w:sz w:val="24"/>
          <w:szCs w:val="24"/>
        </w:rPr>
        <w:t>P</w:t>
      </w:r>
      <w:r>
        <w:rPr>
          <w:sz w:val="24"/>
          <w:szCs w:val="24"/>
        </w:rPr>
        <w:t xml:space="preserve"> = 0.408).  Additionally, no differences were found between the mean distances male (254 ± 44 m) and female (233 ± 61 m) beetles moved (</w:t>
      </w:r>
      <w:r>
        <w:rPr>
          <w:i/>
          <w:sz w:val="24"/>
          <w:szCs w:val="24"/>
        </w:rPr>
        <w:t>P</w:t>
      </w:r>
      <w:r>
        <w:rPr>
          <w:sz w:val="24"/>
          <w:szCs w:val="24"/>
        </w:rPr>
        <w:t xml:space="preserve"> = 0.778).  </w:t>
      </w:r>
    </w:p>
    <w:p w14:paraId="393B5FAD" w14:textId="77777777" w:rsidR="009A6144" w:rsidRDefault="00A43A4F">
      <w:pPr>
        <w:spacing w:after="0" w:line="480" w:lineRule="auto"/>
        <w:ind w:firstLine="720"/>
        <w:jc w:val="both"/>
        <w:rPr>
          <w:sz w:val="24"/>
          <w:szCs w:val="24"/>
        </w:rPr>
      </w:pPr>
      <w:r>
        <w:rPr>
          <w:sz w:val="24"/>
          <w:szCs w:val="24"/>
        </w:rPr>
        <w:t xml:space="preserve">Landing locations of CRB were categorized by microhabitats described as other trees, </w:t>
      </w:r>
      <w:commentRangeStart w:id="294"/>
      <w:r>
        <w:rPr>
          <w:sz w:val="24"/>
          <w:szCs w:val="24"/>
        </w:rPr>
        <w:t>coconut crown, traps, base of trees, or soil unassociated with trees or traps</w:t>
      </w:r>
      <w:commentRangeEnd w:id="294"/>
      <w:r>
        <w:rPr>
          <w:sz w:val="24"/>
          <w:szCs w:val="24"/>
        </w:rPr>
        <w:commentReference w:id="294"/>
      </w:r>
      <w:r>
        <w:rPr>
          <w:sz w:val="24"/>
          <w:szCs w:val="24"/>
        </w:rPr>
        <w:t xml:space="preserve">. Percent emergence weight varied significantly by the microhabitat to which CRB were tracked (Figure 2a., ANOVA: </w:t>
      </w:r>
      <w:r>
        <w:rPr>
          <w:i/>
          <w:iCs/>
          <w:sz w:val="24"/>
          <w:szCs w:val="24"/>
        </w:rPr>
        <w:t>F</w:t>
      </w:r>
      <w:r>
        <w:rPr>
          <w:sz w:val="24"/>
          <w:szCs w:val="24"/>
        </w:rPr>
        <w:t xml:space="preserve"> = X.XXX, </w:t>
      </w:r>
      <w:r>
        <w:rPr>
          <w:i/>
          <w:iCs/>
          <w:sz w:val="24"/>
          <w:szCs w:val="24"/>
        </w:rPr>
        <w:t>P</w:t>
      </w:r>
      <w:r>
        <w:rPr>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arboreal, 74 ± 2%, soil-associated, 82 ± 3%, was found to be highly significant (t-test: </w:t>
      </w:r>
      <w:r>
        <w:rPr>
          <w:i/>
          <w:iCs/>
          <w:sz w:val="24"/>
          <w:szCs w:val="24"/>
        </w:rPr>
        <w:t>P</w:t>
      </w:r>
      <w:r>
        <w:rPr>
          <w:sz w:val="24"/>
          <w:szCs w:val="24"/>
        </w:rPr>
        <w:t xml:space="preserve"> &lt; 0.001).   In addition, while emergence weight (EW) was significantly different between arboreal (6.5 ± 0.4 g) and soil-associated (4.9 ± 0.5 g) microhabitats (t-test: </w:t>
      </w:r>
      <w:r>
        <w:rPr>
          <w:i/>
          <w:iCs/>
          <w:sz w:val="24"/>
          <w:szCs w:val="24"/>
        </w:rPr>
        <w:t>P</w:t>
      </w:r>
      <w:r>
        <w:rPr>
          <w:sz w:val="24"/>
          <w:szCs w:val="24"/>
        </w:rPr>
        <w:t xml:space="preserve"> = 0.020), there were no differences in weight (</w:t>
      </w:r>
      <w:r>
        <w:rPr>
          <w:i/>
          <w:iCs/>
          <w:sz w:val="24"/>
          <w:szCs w:val="24"/>
        </w:rPr>
        <w:t>P</w:t>
      </w:r>
      <w:r>
        <w:rPr>
          <w:sz w:val="24"/>
          <w:szCs w:val="24"/>
        </w:rPr>
        <w:t xml:space="preserve"> = 0.160) or distance travelled (</w:t>
      </w:r>
      <w:r>
        <w:rPr>
          <w:i/>
          <w:iCs/>
          <w:sz w:val="24"/>
          <w:szCs w:val="24"/>
        </w:rPr>
        <w:t>P</w:t>
      </w:r>
      <w:r>
        <w:rPr>
          <w:sz w:val="24"/>
          <w:szCs w:val="24"/>
        </w:rPr>
        <w:t xml:space="preserve"> = 0.908) between these microhabitat groupings.  The numbers of male and female beetles did not vary between arboreal and soil-associated microhabitats (Fisher’s: </w:t>
      </w:r>
      <w:r>
        <w:rPr>
          <w:i/>
          <w:iCs/>
          <w:sz w:val="24"/>
          <w:szCs w:val="24"/>
        </w:rPr>
        <w:t>P</w:t>
      </w:r>
      <w:r>
        <w:rPr>
          <w:sz w:val="24"/>
          <w:szCs w:val="24"/>
        </w:rPr>
        <w:t xml:space="preserve"> = 1.000).</w:t>
      </w:r>
    </w:p>
    <w:p w14:paraId="35D245A4" w14:textId="77777777" w:rsidR="009A6144" w:rsidRDefault="00A43A4F">
      <w:pPr>
        <w:spacing w:after="0" w:line="480" w:lineRule="auto"/>
        <w:ind w:firstLine="720"/>
        <w:jc w:val="both"/>
        <w:rPr>
          <w:sz w:val="24"/>
          <w:szCs w:val="24"/>
        </w:rPr>
      </w:pPr>
      <w:r>
        <w:rPr>
          <w:sz w:val="24"/>
          <w:szCs w:val="24"/>
        </w:rPr>
        <w:t xml:space="preserve">Arboreal destinations were most commonly the crowns of coconut palms damaged by bore holes; however, beetles also landed in the branches of other species of trees. For example, an upper branch of a large breadfruit tree damaged in a recent typhoon was the final destination of one beetle. Upon investigation, several other beetles and grubs were found in the rotting limb </w:t>
      </w:r>
      <w:r>
        <w:rPr>
          <w:sz w:val="24"/>
          <w:szCs w:val="24"/>
        </w:rPr>
        <w:lastRenderedPageBreak/>
        <w:t xml:space="preserve">along with the radio transmitter. In another instance, two beetles flew to the crown of the same highly damaged coconut tree independently of one another. </w:t>
      </w:r>
    </w:p>
    <w:p w14:paraId="7FCD01F6" w14:textId="2553A9C1" w:rsidR="009A6144" w:rsidRDefault="00A43A4F" w:rsidP="00082703">
      <w:pPr>
        <w:spacing w:after="0" w:line="480" w:lineRule="auto"/>
        <w:ind w:firstLine="720"/>
        <w:jc w:val="both"/>
        <w:rPr>
          <w:sz w:val="24"/>
          <w:szCs w:val="24"/>
        </w:rPr>
      </w:pPr>
      <w:r>
        <w:rPr>
          <w:sz w:val="24"/>
          <w:szCs w:val="24"/>
        </w:rPr>
        <w:t xml:space="preserve">In soil associated landing site, CRB tended to bury into the soil upon landing at depths up to approximately 15 centimeters. Typically, these sites were at the base of a tree. </w:t>
      </w:r>
      <w:commentRangeStart w:id="295"/>
      <w:r>
        <w:rPr>
          <w:sz w:val="24"/>
          <w:szCs w:val="24"/>
        </w:rPr>
        <w:t>Four out of five of these landing sites were at the base of coconut palms,</w:t>
      </w:r>
      <w:commentRangeEnd w:id="295"/>
      <w:r>
        <w:rPr>
          <w:sz w:val="24"/>
          <w:szCs w:val="24"/>
        </w:rPr>
        <w:commentReference w:id="295"/>
      </w:r>
      <w:r>
        <w:rPr>
          <w:sz w:val="24"/>
          <w:szCs w:val="24"/>
        </w:rPr>
        <w:t xml:space="preserve"> though CRB also landed in less predictable locations. For example, one beetle landed beneath a trailer parked on a grassy lawn in a residential area surrounding Triton Farm. </w:t>
      </w:r>
      <w:commentRangeStart w:id="296"/>
      <w:r>
        <w:rPr>
          <w:sz w:val="24"/>
          <w:szCs w:val="24"/>
        </w:rPr>
        <w:t xml:space="preserve">In </w:t>
      </w:r>
      <w:r w:rsidR="00082703">
        <w:rPr>
          <w:sz w:val="24"/>
          <w:szCs w:val="24"/>
        </w:rPr>
        <w:t>two other examples</w:t>
      </w:r>
      <w:r>
        <w:rPr>
          <w:sz w:val="24"/>
          <w:szCs w:val="24"/>
        </w:rPr>
        <w:t xml:space="preserve"> of </w:t>
      </w:r>
      <w:r w:rsidR="00961182">
        <w:rPr>
          <w:sz w:val="24"/>
          <w:szCs w:val="24"/>
        </w:rPr>
        <w:t>particular interest, one beetle</w:t>
      </w:r>
      <w:r>
        <w:rPr>
          <w:sz w:val="24"/>
          <w:szCs w:val="24"/>
        </w:rPr>
        <w:t xml:space="preserve"> was found beneath a CRB barrel trap baited with oryctalure at each experiment site. Other beetles and larvae were found also beneath one of these traps. </w:t>
      </w:r>
    </w:p>
    <w:commentRangeEnd w:id="296"/>
    <w:p w14:paraId="76D14116" w14:textId="77777777" w:rsidR="009A6144" w:rsidRDefault="00082703">
      <w:pPr>
        <w:spacing w:after="0" w:line="480" w:lineRule="auto"/>
        <w:jc w:val="both"/>
        <w:rPr>
          <w:b/>
          <w:sz w:val="28"/>
          <w:szCs w:val="28"/>
        </w:rPr>
      </w:pPr>
      <w:r>
        <w:rPr>
          <w:rStyle w:val="CommentReference"/>
        </w:rPr>
        <w:commentReference w:id="296"/>
      </w:r>
      <w:r w:rsidR="00A43A4F">
        <w:rPr>
          <w:b/>
          <w:sz w:val="28"/>
          <w:szCs w:val="28"/>
        </w:rPr>
        <w:t>Discussion</w:t>
      </w:r>
    </w:p>
    <w:p w14:paraId="54BAD99C" w14:textId="271EF7F4" w:rsidR="009A6144" w:rsidRDefault="00A43A4F">
      <w:pPr>
        <w:spacing w:after="0" w:line="480" w:lineRule="auto"/>
        <w:jc w:val="both"/>
        <w:rPr>
          <w:sz w:val="24"/>
          <w:szCs w:val="24"/>
        </w:rPr>
      </w:pPr>
      <w:r>
        <w:rPr>
          <w:sz w:val="24"/>
          <w:szCs w:val="24"/>
        </w:rPr>
        <w:t xml:space="preserve">This study was successful in tracking CRB to cryptic breeding sites at two locations on the island of Guam.  The two areas where CRB were tracked differed both in topography and vegetation and the effective location of tagged beetles in these different environments shows promise for the applicability of this technique in the varied habitats were CRB infestations may occur. Out </w:t>
      </w:r>
      <w:ins w:id="297" w:author="Katherine Lehman" w:date="2016-01-31T20:10:00Z">
        <w:r w:rsidR="00571D1C" w:rsidRPr="35209F5E">
          <w:rPr>
            <w:rFonts w:asciiTheme="minorHAnsi" w:eastAsiaTheme="minorEastAsia" w:hAnsiTheme="minorHAnsi" w:cstheme="minorBidi"/>
            <w:sz w:val="24"/>
            <w:szCs w:val="24"/>
            <w:rPrChange w:id="298" w:author="Diego Barahona" w:date="2016-02-01T20:16:00Z">
              <w:rPr>
                <w:rFonts w:asciiTheme="minorHAnsi" w:hAnsiTheme="minorHAnsi"/>
                <w:sz w:val="24"/>
                <w:szCs w:val="24"/>
              </w:rPr>
            </w:rPrChange>
          </w:rPr>
          <w:t xml:space="preserve">of 33 released CRB, a total of 19 were followed to final landing sites, resulting in a 58% tracking rate. </w:t>
        </w:r>
        <w:r w:rsidR="00571D1C" w:rsidRPr="35209F5E">
          <w:rPr>
            <w:rFonts w:asciiTheme="minorHAnsi" w:eastAsiaTheme="minorEastAsia" w:hAnsiTheme="minorHAnsi" w:cstheme="minorBidi"/>
            <w:sz w:val="24"/>
            <w:szCs w:val="24"/>
            <w:highlight w:val="yellow"/>
            <w:rPrChange w:id="299" w:author="Diego Barahona" w:date="2016-02-01T20:16:00Z">
              <w:rPr>
                <w:rFonts w:asciiTheme="minorHAnsi" w:hAnsiTheme="minorHAnsi"/>
                <w:sz w:val="24"/>
                <w:szCs w:val="24"/>
                <w:highlight w:val="yellow"/>
              </w:rPr>
            </w:rPrChange>
          </w:rPr>
          <w:t>This comparatively high retrieval rate required an input of approximately 30 minutes per CRB immediately after release and about the same amount of time on the following day.</w:t>
        </w:r>
        <w:r w:rsidR="00571D1C" w:rsidRPr="35209F5E">
          <w:rPr>
            <w:rFonts w:asciiTheme="minorHAnsi" w:eastAsiaTheme="minorEastAsia" w:hAnsiTheme="minorHAnsi" w:cstheme="minorBidi"/>
            <w:sz w:val="24"/>
            <w:szCs w:val="24"/>
            <w:rPrChange w:id="300" w:author="Diego Barahona" w:date="2016-02-01T20:16:00Z">
              <w:rPr>
                <w:rFonts w:asciiTheme="minorHAnsi" w:hAnsiTheme="minorHAnsi"/>
                <w:sz w:val="24"/>
                <w:szCs w:val="24"/>
              </w:rPr>
            </w:rPrChange>
          </w:rPr>
          <w:t xml:space="preserve"> </w:t>
        </w:r>
        <w:r w:rsidR="00571D1C">
          <w:rPr>
            <w:sz w:val="24"/>
            <w:szCs w:val="24"/>
          </w:rPr>
          <w:t xml:space="preserve"> </w:t>
        </w:r>
      </w:ins>
      <w:del w:id="301" w:author="Katherine Lehman" w:date="2016-01-31T20:10:00Z">
        <w:r w:rsidR="00571D1C" w:rsidRPr="00240AB3" w:rsidDel="00571D1C">
          <w:rPr>
            <w:rFonts w:asciiTheme="minorHAnsi" w:hAnsiTheme="minorHAnsi"/>
            <w:sz w:val="24"/>
            <w:szCs w:val="24"/>
          </w:rPr>
          <w:delText xml:space="preserve">of 33 released CRB, a total of 19 were </w:delText>
        </w:r>
        <w:r w:rsidR="00571D1C" w:rsidDel="00571D1C">
          <w:rPr>
            <w:rFonts w:asciiTheme="minorHAnsi" w:hAnsiTheme="minorHAnsi"/>
            <w:sz w:val="24"/>
            <w:szCs w:val="24"/>
          </w:rPr>
          <w:delText xml:space="preserve">followed to final landing sites, </w:delText>
        </w:r>
        <w:r w:rsidR="00571D1C" w:rsidRPr="00240AB3" w:rsidDel="00571D1C">
          <w:rPr>
            <w:rFonts w:asciiTheme="minorHAnsi" w:hAnsiTheme="minorHAnsi"/>
            <w:sz w:val="24"/>
            <w:szCs w:val="24"/>
          </w:rPr>
          <w:delText xml:space="preserve">resulting in a 58% </w:delText>
        </w:r>
        <w:r w:rsidR="00571D1C" w:rsidDel="00571D1C">
          <w:rPr>
            <w:rFonts w:asciiTheme="minorHAnsi" w:hAnsiTheme="minorHAnsi"/>
            <w:sz w:val="24"/>
            <w:szCs w:val="24"/>
          </w:rPr>
          <w:delText>tracking</w:delText>
        </w:r>
        <w:r w:rsidR="00571D1C" w:rsidRPr="00240AB3" w:rsidDel="00571D1C">
          <w:rPr>
            <w:rFonts w:asciiTheme="minorHAnsi" w:hAnsiTheme="minorHAnsi"/>
            <w:sz w:val="24"/>
            <w:szCs w:val="24"/>
          </w:rPr>
          <w:delText xml:space="preserve"> rate. </w:delText>
        </w:r>
        <w:r w:rsidR="00571D1C" w:rsidRPr="002F25F3" w:rsidDel="00571D1C">
          <w:rPr>
            <w:rFonts w:asciiTheme="minorHAnsi" w:hAnsiTheme="minorHAnsi"/>
            <w:sz w:val="24"/>
            <w:szCs w:val="24"/>
            <w:highlight w:val="yellow"/>
          </w:rPr>
          <w:delText>This comparatively high retrieval rate required an input of approximately 30 minutes per CRB immediately after release and about the same amount of time on the following day</w:delText>
        </w:r>
      </w:del>
      <w:r w:rsidR="00571D1C" w:rsidRPr="35209F5E">
        <w:rPr>
          <w:rFonts w:asciiTheme="minorHAnsi" w:eastAsiaTheme="minorEastAsia" w:hAnsiTheme="minorHAnsi" w:cstheme="minorBidi"/>
          <w:sz w:val="24"/>
          <w:szCs w:val="24"/>
          <w:highlight w:val="yellow"/>
          <w:rPrChange w:id="302" w:author="Diego Barahona" w:date="2016-02-01T20:16:00Z">
            <w:rPr>
              <w:rFonts w:asciiTheme="minorHAnsi" w:hAnsiTheme="minorHAnsi"/>
              <w:sz w:val="24"/>
              <w:szCs w:val="24"/>
              <w:highlight w:val="yellow"/>
            </w:rPr>
          </w:rPrChange>
        </w:rPr>
        <w:t>.</w:t>
      </w:r>
      <w:r w:rsidR="00571D1C" w:rsidRPr="35209F5E">
        <w:rPr>
          <w:rFonts w:asciiTheme="minorHAnsi" w:eastAsiaTheme="minorEastAsia" w:hAnsiTheme="minorHAnsi" w:cstheme="minorBidi"/>
          <w:sz w:val="24"/>
          <w:szCs w:val="24"/>
          <w:rPrChange w:id="303" w:author="Diego Barahona" w:date="2016-02-01T20:16:00Z">
            <w:rPr>
              <w:rFonts w:asciiTheme="minorHAnsi" w:hAnsiTheme="minorHAnsi"/>
              <w:sz w:val="24"/>
              <w:szCs w:val="24"/>
            </w:rPr>
          </w:rPrChange>
        </w:rPr>
        <w:t xml:space="preserve"> </w:t>
      </w:r>
      <w:r>
        <w:rPr>
          <w:sz w:val="24"/>
          <w:szCs w:val="24"/>
        </w:rPr>
        <w:t xml:space="preserve"> The tracking of CRB to an approximate location during the night followed by a more precise pinpointing during the daytime proved to greatly facilitate the retrieval of released CRB.</w:t>
      </w:r>
    </w:p>
    <w:p w14:paraId="1F3B0FD0" w14:textId="77777777" w:rsidR="009A6144" w:rsidRDefault="00A43A4F">
      <w:pPr>
        <w:spacing w:after="0" w:line="480" w:lineRule="auto"/>
        <w:jc w:val="both"/>
        <w:rPr>
          <w:b/>
          <w:sz w:val="24"/>
          <w:szCs w:val="24"/>
        </w:rPr>
      </w:pPr>
      <w:r>
        <w:rPr>
          <w:b/>
          <w:sz w:val="24"/>
          <w:szCs w:val="24"/>
        </w:rPr>
        <w:t>ANECTDOTAL LOCATIONS</w:t>
      </w:r>
    </w:p>
    <w:p w14:paraId="37DA65BF" w14:textId="1AB50451" w:rsidR="009A6144" w:rsidRPr="00571D1C" w:rsidRDefault="00A43A4F" w:rsidP="00571D1C">
      <w:pPr>
        <w:spacing w:after="0" w:line="480" w:lineRule="auto"/>
        <w:ind w:firstLine="720"/>
        <w:jc w:val="both"/>
        <w:rPr>
          <w:rFonts w:asciiTheme="minorHAnsi" w:hAnsiTheme="minorHAnsi"/>
          <w:sz w:val="24"/>
          <w:szCs w:val="24"/>
          <w:rPrChange w:id="304" w:author="Katherine Lehman" w:date="2016-01-31T20:06:00Z">
            <w:rPr>
              <w:sz w:val="24"/>
              <w:szCs w:val="24"/>
            </w:rPr>
          </w:rPrChange>
        </w:rPr>
      </w:pPr>
      <w:r>
        <w:rPr>
          <w:sz w:val="24"/>
          <w:szCs w:val="24"/>
        </w:rPr>
        <w:t xml:space="preserve">Although a majority of the released CRB were successfully tracked to discrete locations, 14 CRB were lost presumably due to out-of-range flights. Interestingly, those CRB that flew out </w:t>
      </w:r>
      <w:r>
        <w:rPr>
          <w:sz w:val="24"/>
          <w:szCs w:val="24"/>
        </w:rPr>
        <w:lastRenderedPageBreak/>
        <w:t xml:space="preserve">of range had statistically significantly lower percent emergence weights than those that stayed within the detection range of the radio devices, suggesting that lighter CRB </w:t>
      </w:r>
      <w:ins w:id="305" w:author="Katherine Lehman" w:date="2016-01-31T20:06:00Z">
        <w:r w:rsidR="00571D1C" w:rsidRPr="35209F5E">
          <w:rPr>
            <w:rFonts w:asciiTheme="minorHAnsi" w:eastAsiaTheme="minorEastAsia" w:hAnsiTheme="minorHAnsi" w:cstheme="minorBidi"/>
            <w:sz w:val="24"/>
            <w:szCs w:val="24"/>
            <w:rPrChange w:id="306" w:author="Diego Barahona" w:date="2016-02-01T20:16:00Z">
              <w:rPr>
                <w:rFonts w:asciiTheme="minorHAnsi" w:hAnsiTheme="minorHAnsi"/>
                <w:sz w:val="24"/>
                <w:szCs w:val="24"/>
              </w:rPr>
            </w:rPrChange>
          </w:rPr>
          <w:t>further from initial release site, presumably in search of food sources.</w:t>
        </w:r>
      </w:ins>
      <w:del w:id="307" w:author="Katherine Lehman" w:date="2016-01-31T20:06:00Z">
        <w:r w:rsidR="00571D1C" w:rsidDel="00571D1C">
          <w:rPr>
            <w:rFonts w:asciiTheme="minorHAnsi" w:hAnsiTheme="minorHAnsi"/>
            <w:sz w:val="24"/>
            <w:szCs w:val="24"/>
          </w:rPr>
          <w:delText>further from initial release site, presumably in search of food sources</w:delText>
        </w:r>
      </w:del>
      <w:r w:rsidR="00571D1C" w:rsidRPr="35209F5E">
        <w:rPr>
          <w:rFonts w:asciiTheme="minorHAnsi" w:eastAsiaTheme="minorEastAsia" w:hAnsiTheme="minorHAnsi" w:cstheme="minorBidi"/>
          <w:sz w:val="24"/>
          <w:szCs w:val="24"/>
          <w:rPrChange w:id="308" w:author="Diego Barahona" w:date="2016-02-01T20:16:00Z">
            <w:rPr>
              <w:rFonts w:asciiTheme="minorHAnsi" w:hAnsiTheme="minorHAnsi"/>
              <w:sz w:val="24"/>
              <w:szCs w:val="24"/>
            </w:rPr>
          </w:rPrChange>
        </w:rPr>
        <w:t xml:space="preserve">. </w:t>
      </w:r>
      <w:r>
        <w:rPr>
          <w:sz w:val="24"/>
          <w:szCs w:val="24"/>
        </w:rPr>
        <w:t xml:space="preserve">State average %EW. </w:t>
      </w:r>
      <w:del w:id="309" w:author="Katherine Lehman" w:date="2016-01-31T20:05:00Z">
        <w:r w:rsidDel="00571D1C">
          <w:rPr>
            <w:sz w:val="24"/>
            <w:szCs w:val="24"/>
          </w:rPr>
          <w:delText xml:space="preserve">Although the distance flown by retrieved CRB had no statistically significant correlations with percent emergence weight, distance flown by all 33 CRB, lost and found, would most likely correlate with percent emergence weight if the distance of the lost CRB were to be determined. </w:delText>
        </w:r>
      </w:del>
      <w:r>
        <w:rPr>
          <w:sz w:val="24"/>
          <w:szCs w:val="24"/>
        </w:rPr>
        <w:t xml:space="preserve">This observation raises the ability to minimize the loss of CRB while radio tracking. Prior to release, CRB must be fed to above 70 percent of their emergence weight to ensure that the individuals will remain within the detection radius. </w:t>
      </w:r>
      <w:ins w:id="310" w:author="Katherine Lehman" w:date="2016-01-31T20:05:00Z">
        <w:r w:rsidR="00571D1C" w:rsidRPr="35209F5E">
          <w:rPr>
            <w:rFonts w:asciiTheme="minorHAnsi" w:eastAsiaTheme="minorEastAsia" w:hAnsiTheme="minorHAnsi" w:cstheme="minorBidi"/>
            <w:sz w:val="24"/>
            <w:szCs w:val="24"/>
            <w:highlight w:val="yellow"/>
            <w:rPrChange w:id="311" w:author="Diego Barahona" w:date="2016-02-01T20:16:00Z">
              <w:rPr>
                <w:rFonts w:asciiTheme="minorHAnsi" w:hAnsiTheme="minorHAnsi"/>
                <w:sz w:val="24"/>
                <w:szCs w:val="24"/>
                <w:highlight w:val="yellow"/>
              </w:rPr>
            </w:rPrChange>
          </w:rPr>
          <w:t>State average %EW</w:t>
        </w:r>
        <w:r w:rsidR="00571D1C" w:rsidRPr="35209F5E">
          <w:rPr>
            <w:rFonts w:asciiTheme="minorHAnsi" w:eastAsiaTheme="minorEastAsia" w:hAnsiTheme="minorHAnsi" w:cstheme="minorBidi"/>
            <w:sz w:val="24"/>
            <w:szCs w:val="24"/>
            <w:rPrChange w:id="312" w:author="Diego Barahona" w:date="2016-02-01T20:16:00Z">
              <w:rPr>
                <w:rFonts w:asciiTheme="minorHAnsi" w:hAnsiTheme="minorHAnsi"/>
                <w:sz w:val="24"/>
                <w:szCs w:val="24"/>
              </w:rPr>
            </w:rPrChange>
          </w:rPr>
          <w:t>. The distance that found CRB flew from release site had no statistically significant correlations with percent emergence weight. However, the distance flown for all 33 CRB that were released, both lost and found, could correlate with percent emergence weight if the distance of the lost CRB were determined.</w:t>
        </w:r>
      </w:ins>
    </w:p>
    <w:p w14:paraId="6121346A" w14:textId="4E49E9DF" w:rsidR="00571D1C" w:rsidRDefault="00A43A4F" w:rsidP="00571D1C">
      <w:pPr>
        <w:spacing w:after="0" w:line="480" w:lineRule="auto"/>
        <w:ind w:firstLine="720"/>
        <w:jc w:val="both"/>
        <w:rPr>
          <w:ins w:id="313" w:author="Katherine Lehman" w:date="2016-01-31T20:12:00Z"/>
          <w:rFonts w:asciiTheme="minorHAnsi" w:hAnsiTheme="minorHAnsi"/>
          <w:sz w:val="24"/>
          <w:szCs w:val="24"/>
        </w:rPr>
      </w:pPr>
      <w:r>
        <w:rPr>
          <w:sz w:val="24"/>
          <w:szCs w:val="24"/>
        </w:rPr>
        <w:t>Moreover, percent emergence weight of released CRB had a strong association with the microhabitats in which tagged CRB were found. Of the 19 retrieved CRB, 11 landed arboreal microhabitats whereas 8 landed in soil-associated microhabitats. The CRB that landed in the arboreal microhabitats had a statistically significantly lower percent emergence weight than those CRB that landed on soil-associated microhabitats, 74.43% compared to 82.73% respectively. It has been noted that adult CRB spend their time either feeding on the crown of palms or breeding in either soil or compost piles (</w:t>
      </w:r>
      <w:r w:rsidRPr="00E458C6">
        <w:rPr>
          <w:sz w:val="24"/>
          <w:szCs w:val="24"/>
          <w:highlight w:val="yellow"/>
          <w:rPrChange w:id="314" w:author="Katherine Lehman" w:date="2016-01-17T17:26:00Z">
            <w:rPr>
              <w:sz w:val="24"/>
              <w:szCs w:val="24"/>
            </w:rPr>
          </w:rPrChange>
        </w:rPr>
        <w:t>Zelazny 1975</w:t>
      </w:r>
      <w:r>
        <w:rPr>
          <w:sz w:val="24"/>
          <w:szCs w:val="24"/>
        </w:rPr>
        <w:t>)</w:t>
      </w:r>
      <w:r w:rsidRPr="35209F5E">
        <w:rPr>
          <w:rStyle w:val="EndnoteReference"/>
          <w:sz w:val="24"/>
          <w:szCs w:val="24"/>
          <w:rPrChange w:id="315" w:author="Diego Barahona" w:date="2016-02-01T20:16:00Z">
            <w:rPr/>
          </w:rPrChange>
        </w:rPr>
        <w:endnoteReference w:id="1"/>
      </w:r>
      <w:r>
        <w:rPr>
          <w:sz w:val="24"/>
          <w:szCs w:val="24"/>
        </w:rPr>
        <w:t xml:space="preserve">. As CRB alternate between these microhabitats, individuals fluctuate in their percent emergence weight making it possible to determine the behavioral pattern that CRB will engage in by noting their percent emergence weight (Source).  CRB at a higher percentage of their emergence weight will very likely refrain from further feeding and fly in search of breeding sites whereas CRB at a lower percentage of their emergence weight will likely forage in search for food. Therefore, it is not coincidental that the CRB that landed in ground microhabitats, associated with breeding, had statistically </w:t>
      </w:r>
      <w:r>
        <w:rPr>
          <w:sz w:val="24"/>
          <w:szCs w:val="24"/>
        </w:rPr>
        <w:lastRenderedPageBreak/>
        <w:t xml:space="preserve">significantly higher </w:t>
      </w:r>
      <w:ins w:id="319" w:author="Katherine Lehman" w:date="2016-01-31T20:11:00Z">
        <w:r w:rsidR="00571D1C">
          <w:rPr>
            <w:sz w:val="24"/>
            <w:szCs w:val="24"/>
          </w:rPr>
          <w:t xml:space="preserve">average </w:t>
        </w:r>
      </w:ins>
      <w:r>
        <w:rPr>
          <w:sz w:val="24"/>
          <w:szCs w:val="24"/>
        </w:rPr>
        <w:t>percentage emergence weights than those that landed in palm crowns, associated with feeding sites. This characteristic of the CRB life cycle makes this tracking method specific and controllable</w:t>
      </w:r>
      <w:ins w:id="320" w:author="Katherine Lehman" w:date="2016-01-31T20:12:00Z">
        <w:r w:rsidR="00571D1C" w:rsidRPr="35209F5E">
          <w:rPr>
            <w:rFonts w:asciiTheme="minorHAnsi" w:eastAsiaTheme="minorEastAsia" w:hAnsiTheme="minorHAnsi" w:cstheme="minorBidi"/>
            <w:sz w:val="24"/>
            <w:szCs w:val="24"/>
            <w:rPrChange w:id="321" w:author="Diego Barahona" w:date="2016-02-01T20:16:00Z">
              <w:rPr>
                <w:rFonts w:asciiTheme="minorHAnsi" w:hAnsiTheme="minorHAnsi"/>
                <w:sz w:val="24"/>
                <w:szCs w:val="24"/>
              </w:rPr>
            </w:rPrChange>
          </w:rPr>
          <w:t xml:space="preserve"> In order to increase the probability that CRB fly directly to breeding sites, the individuals must be fed to above 80 percent of their emergence weight. In doing so, monitoring and eradication teams can improve the likelihood that the released CRB will not lead them to feeding sites rather than breeding site, which will increase the effectiveness of CRB control methods. We speculate that heavier CRB landed on lower microhabitats due to the comparative inability to reach higher altitudes than the ones reached by lighter CRB. However, all of the released CRB flew several meters vertically into the air before displacing horizontally. If heavier CRB could not reach altitudes as high as  lighter CRB, then takeoff would have been notably different between these two groups. Since hindered vertical displacement was not observed during CRB takeoff, it is reasonable to conclude that the difference in landing microhabitats was most likely due to the percent emergence weight of released CRB. </w:t>
        </w:r>
      </w:ins>
    </w:p>
    <w:p w14:paraId="51E4A1D8" w14:textId="77777777" w:rsidR="00571D1C" w:rsidRDefault="00571D1C" w:rsidP="00571D1C">
      <w:pPr>
        <w:spacing w:after="0" w:line="480" w:lineRule="auto"/>
        <w:ind w:firstLine="720"/>
        <w:jc w:val="both"/>
        <w:rPr>
          <w:ins w:id="322" w:author="Katherine Lehman" w:date="2016-01-31T20:12:00Z"/>
          <w:rFonts w:asciiTheme="minorHAnsi" w:hAnsiTheme="minorHAnsi"/>
          <w:sz w:val="24"/>
          <w:szCs w:val="24"/>
        </w:rPr>
      </w:pPr>
      <w:ins w:id="323" w:author="Katherine Lehman" w:date="2016-01-31T20:12:00Z">
        <w:r w:rsidRPr="35209F5E">
          <w:rPr>
            <w:rFonts w:asciiTheme="minorHAnsi" w:eastAsiaTheme="minorEastAsia" w:hAnsiTheme="minorHAnsi" w:cstheme="minorBidi"/>
            <w:sz w:val="24"/>
            <w:szCs w:val="24"/>
            <w:rPrChange w:id="324" w:author="Diego Barahona" w:date="2016-02-01T20:16:00Z">
              <w:rPr>
                <w:rFonts w:asciiTheme="minorHAnsi" w:hAnsiTheme="minorHAnsi"/>
                <w:sz w:val="24"/>
                <w:szCs w:val="24"/>
              </w:rPr>
            </w:rPrChange>
          </w:rPr>
          <w:t xml:space="preserve">In assessing the final landing locations of beetles that were tracked successfully, it is important to note the varied and cryptic nature of these sites. For example, the breeding site found in the top of a breadfruit tree was well hidden within the branches and approximately twenty feet above the forest floor. This example demonstrates a site that would be nearly impossible to find with current methods. Breeding sites discovered in other unusual locations such as beneath barrel traps or buried in the soil also demonstrate how this tracking with conspecifics provides an advantage in such situations that cannot be rivaled by present tracking techniques. </w:t>
        </w:r>
      </w:ins>
    </w:p>
    <w:p w14:paraId="17562E0A" w14:textId="7EFA8CEF" w:rsidR="00571D1C" w:rsidRDefault="00571D1C">
      <w:pPr>
        <w:spacing w:after="0" w:line="480" w:lineRule="auto"/>
        <w:rPr>
          <w:ins w:id="325" w:author="Katherine Lehman" w:date="2016-01-31T20:12:00Z"/>
          <w:rFonts w:asciiTheme="minorHAnsi" w:hAnsiTheme="minorHAnsi"/>
          <w:sz w:val="24"/>
          <w:szCs w:val="24"/>
        </w:rPr>
        <w:pPrChange w:id="326" w:author="Katherine Lehman" w:date="2016-01-31T20:12:00Z">
          <w:pPr>
            <w:spacing w:after="0" w:line="480" w:lineRule="auto"/>
            <w:ind w:firstLine="720"/>
            <w:jc w:val="both"/>
          </w:pPr>
        </w:pPrChange>
      </w:pPr>
      <w:ins w:id="327" w:author="Katherine Lehman" w:date="2016-01-31T20:12:00Z">
        <w:r w:rsidRPr="35209F5E">
          <w:rPr>
            <w:rFonts w:asciiTheme="minorHAnsi" w:eastAsiaTheme="minorEastAsia" w:hAnsiTheme="minorHAnsi" w:cstheme="minorBidi"/>
            <w:sz w:val="24"/>
            <w:szCs w:val="24"/>
            <w:rPrChange w:id="328" w:author="Diego Barahona" w:date="2016-02-01T20:16:00Z">
              <w:rPr>
                <w:rFonts w:asciiTheme="minorHAnsi" w:hAnsiTheme="minorHAnsi"/>
                <w:sz w:val="24"/>
                <w:szCs w:val="24"/>
              </w:rPr>
            </w:rPrChange>
          </w:rPr>
          <w:t>METHODOLOGY</w:t>
        </w:r>
      </w:ins>
    </w:p>
    <w:p w14:paraId="507E194B" w14:textId="7CD70D2B" w:rsidR="009A6144" w:rsidDel="00571D1C" w:rsidRDefault="00A43A4F">
      <w:pPr>
        <w:spacing w:after="0" w:line="480" w:lineRule="auto"/>
        <w:ind w:firstLine="720"/>
        <w:jc w:val="both"/>
        <w:rPr>
          <w:del w:id="329" w:author="Katherine Lehman" w:date="2016-01-31T20:12:00Z"/>
          <w:sz w:val="24"/>
          <w:szCs w:val="24"/>
        </w:rPr>
      </w:pPr>
      <w:del w:id="330" w:author="Katherine Lehman" w:date="2016-01-31T20:12:00Z">
        <w:r w:rsidDel="00571D1C">
          <w:rPr>
            <w:sz w:val="24"/>
            <w:szCs w:val="24"/>
          </w:rPr>
          <w:lastRenderedPageBreak/>
          <w:delText xml:space="preserve">. In order to have CRB fly directly to breeding sites, the individuals must be fed to above 80 percent of their emergence weight. In doing so, monitoring and eradication teams can ensure that the released CRB will not lead them to feeding sites rather than breeding sites and will increase the effectiveness of CRB control methods. It is reasonable to hypothesize that heavier CRB landed on lower microhabitats due to the comparative inability to reach higher altitudes than the ones reached by lighter CRB. However, all of the released CRB flew several meters vertically into the air before displacing horizontally. If heavier CRB experienced a hindered vertical displacement in comparison to lighter CRB, then takeoff would have notably different between these two groups. Since hindered vertical displacement was not observed during CRB takeoff, it is reasonable to conclude that the difference in landing microhabitats was most likely due to the percent emergence weight of released CRB. </w:delText>
        </w:r>
      </w:del>
    </w:p>
    <w:p w14:paraId="109D21F9" w14:textId="77777777" w:rsidR="009A6144" w:rsidRDefault="00A43A4F">
      <w:pPr>
        <w:spacing w:after="0" w:line="480" w:lineRule="auto"/>
        <w:ind w:firstLine="720"/>
        <w:jc w:val="both"/>
        <w:rPr>
          <w:sz w:val="24"/>
          <w:szCs w:val="24"/>
        </w:rPr>
      </w:pPr>
      <w:r>
        <w:rPr>
          <w:sz w:val="24"/>
          <w:szCs w:val="24"/>
        </w:rPr>
        <w:t>The use of radio telemetry to monitor flying species is generally constrained by the weight of radio transmitters (</w:t>
      </w:r>
      <w:r w:rsidRPr="00E458C6">
        <w:rPr>
          <w:sz w:val="24"/>
          <w:szCs w:val="24"/>
          <w:highlight w:val="yellow"/>
          <w:rPrChange w:id="331" w:author="Katherine Lehman" w:date="2016-01-17T17:27:00Z">
            <w:rPr>
              <w:sz w:val="24"/>
              <w:szCs w:val="24"/>
            </w:rPr>
          </w:rPrChange>
        </w:rPr>
        <w:t xml:space="preserve">Robinson </w:t>
      </w:r>
      <w:r w:rsidRPr="00E458C6">
        <w:rPr>
          <w:i/>
          <w:sz w:val="24"/>
          <w:szCs w:val="24"/>
          <w:highlight w:val="yellow"/>
          <w:rPrChange w:id="332" w:author="Katherine Lehman" w:date="2016-01-17T17:27:00Z">
            <w:rPr>
              <w:i/>
              <w:sz w:val="24"/>
              <w:szCs w:val="24"/>
            </w:rPr>
          </w:rPrChange>
        </w:rPr>
        <w:t xml:space="preserve">et al. </w:t>
      </w:r>
      <w:r w:rsidRPr="00E458C6">
        <w:rPr>
          <w:sz w:val="24"/>
          <w:szCs w:val="24"/>
          <w:highlight w:val="yellow"/>
          <w:rPrChange w:id="333" w:author="Katherine Lehman" w:date="2016-01-17T17:27:00Z">
            <w:rPr>
              <w:sz w:val="24"/>
              <w:szCs w:val="24"/>
            </w:rPr>
          </w:rPrChange>
        </w:rPr>
        <w:t xml:space="preserve">2009, Cochran </w:t>
      </w:r>
      <w:r w:rsidRPr="00E458C6">
        <w:rPr>
          <w:i/>
          <w:sz w:val="24"/>
          <w:szCs w:val="24"/>
          <w:highlight w:val="yellow"/>
          <w:rPrChange w:id="334" w:author="Katherine Lehman" w:date="2016-01-17T17:27:00Z">
            <w:rPr>
              <w:i/>
              <w:sz w:val="24"/>
              <w:szCs w:val="24"/>
            </w:rPr>
          </w:rPrChange>
        </w:rPr>
        <w:t xml:space="preserve">et al. </w:t>
      </w:r>
      <w:r w:rsidRPr="00E458C6">
        <w:rPr>
          <w:sz w:val="24"/>
          <w:szCs w:val="24"/>
          <w:highlight w:val="yellow"/>
          <w:rPrChange w:id="335" w:author="Katherine Lehman" w:date="2016-01-17T17:27:00Z">
            <w:rPr>
              <w:sz w:val="24"/>
              <w:szCs w:val="24"/>
            </w:rPr>
          </w:rPrChange>
        </w:rPr>
        <w:t>2004, Thorup</w:t>
      </w:r>
      <w:r w:rsidRPr="00E458C6">
        <w:rPr>
          <w:i/>
          <w:sz w:val="24"/>
          <w:szCs w:val="24"/>
          <w:highlight w:val="yellow"/>
          <w:rPrChange w:id="336" w:author="Katherine Lehman" w:date="2016-01-17T17:27:00Z">
            <w:rPr>
              <w:i/>
              <w:sz w:val="24"/>
              <w:szCs w:val="24"/>
            </w:rPr>
          </w:rPrChange>
        </w:rPr>
        <w:t xml:space="preserve"> et al.</w:t>
      </w:r>
      <w:r w:rsidRPr="00E458C6">
        <w:rPr>
          <w:sz w:val="24"/>
          <w:szCs w:val="24"/>
          <w:highlight w:val="yellow"/>
          <w:rPrChange w:id="337" w:author="Katherine Lehman" w:date="2016-01-17T17:27:00Z">
            <w:rPr>
              <w:sz w:val="24"/>
              <w:szCs w:val="24"/>
            </w:rPr>
          </w:rPrChange>
        </w:rPr>
        <w:t xml:space="preserve"> 2007</w:t>
      </w:r>
      <w:r>
        <w:rPr>
          <w:sz w:val="24"/>
          <w:szCs w:val="24"/>
        </w:rPr>
        <w:t>). This limitation is especially true when monitoring flying insects since a small increase in weight may severely hinder flight behavior (Source). In recent years, though, the gradual miniaturization of transmitters has circumvented this obstacle allowing for more precise monitoring of flying insects (</w:t>
      </w:r>
      <w:r w:rsidRPr="00E458C6">
        <w:rPr>
          <w:sz w:val="24"/>
          <w:szCs w:val="24"/>
          <w:highlight w:val="yellow"/>
          <w:rPrChange w:id="338" w:author="Katherine Lehman" w:date="2016-01-17T17:27:00Z">
            <w:rPr>
              <w:sz w:val="24"/>
              <w:szCs w:val="24"/>
            </w:rPr>
          </w:rPrChange>
        </w:rPr>
        <w:t>Sato Maharbiz 2010</w:t>
      </w:r>
      <w:r>
        <w:rPr>
          <w:sz w:val="24"/>
          <w:szCs w:val="24"/>
        </w:rPr>
        <w:t>). One of the factors determining the feasibility of this study was whether or not adult CRB could fly undisturbed</w:t>
      </w:r>
      <w:del w:id="339" w:author="Katherine Lehman" w:date="2016-02-23T14:45:00Z">
        <w:r w:rsidDel="00967A12">
          <w:rPr>
            <w:sz w:val="24"/>
            <w:szCs w:val="24"/>
          </w:rPr>
          <w:delText>ly</w:delText>
        </w:r>
      </w:del>
      <w:r>
        <w:rPr>
          <w:sz w:val="24"/>
          <w:szCs w:val="24"/>
        </w:rPr>
        <w:t xml:space="preserve"> with the attached radio transmitters. Adult CRB are excellent fliers and can exert force much larger than their body weight when fighting and boring, so it was reasonable to expect that the miniature radio transmitters would have little to no effect on CRB flight capability. As expected, the flight capability of CRB was seemingly unaffected by the 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Note about whether it went over 100% It is also important to note that the 14 CRB were lost did present not statistically significant differences in the radio transmitter percentage weights compared to the CRB that stayed in range. These observations are consistent with other studies monitoring members of the Scarabaeidae family which found that radio transmitters did not noticeably affect beetle flight capabilities (</w:t>
      </w:r>
      <w:r w:rsidR="00E458C6">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ZXIgZXQgYWwuLCAyMDAwOyBNY0N1bGxvdWdoLCAyMDEzKTwvRGlzcGxheVRleHQ+PHJlY29yZD48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</w:fldData>
        </w:fldChar>
      </w:r>
      <w:r w:rsidR="00302950">
        <w:rPr>
          <w:sz w:val="24"/>
          <w:szCs w:val="24"/>
        </w:rPr>
        <w:instrText xml:space="preserve"> ADDIN EN.CITE </w:instrText>
      </w:r>
      <w:r w:rsidR="00302950">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ZXIgZXQgYWwuLCAyMDAwOyBNY0N1bGxvdWdoLCAyMDEzKTwvRGlzcGxheVRleHQ+PHJlY29yZD48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</w:fldData>
        </w:fldChar>
      </w:r>
      <w:r w:rsidR="00302950">
        <w:rPr>
          <w:sz w:val="24"/>
          <w:szCs w:val="24"/>
        </w:rPr>
        <w:instrText xml:space="preserve"> ADDIN EN.CITE.DATA </w:instrText>
      </w:r>
      <w:r w:rsidR="00302950">
        <w:rPr>
          <w:sz w:val="24"/>
          <w:szCs w:val="24"/>
        </w:rPr>
      </w:r>
      <w:r w:rsidR="00302950">
        <w:rPr>
          <w:sz w:val="24"/>
          <w:szCs w:val="24"/>
        </w:rPr>
        <w:fldChar w:fldCharType="end"/>
      </w:r>
      <w:r w:rsidR="00E458C6">
        <w:rPr>
          <w:sz w:val="24"/>
          <w:szCs w:val="24"/>
        </w:rPr>
      </w:r>
      <w:r w:rsidR="00E458C6">
        <w:rPr>
          <w:sz w:val="24"/>
          <w:szCs w:val="24"/>
        </w:rPr>
        <w:fldChar w:fldCharType="separate"/>
      </w:r>
      <w:r w:rsidR="00A0473B">
        <w:rPr>
          <w:noProof/>
          <w:sz w:val="24"/>
          <w:szCs w:val="24"/>
        </w:rPr>
        <w:t>(</w:t>
      </w:r>
      <w:hyperlink w:anchor="_ENREF_2" w:tooltip="Beaudoin-Ollivier, 2000 #19" w:history="1">
        <w:r w:rsidR="00D73AA3">
          <w:rPr>
            <w:noProof/>
            <w:sz w:val="24"/>
            <w:szCs w:val="24"/>
          </w:rPr>
          <w:t>Beaudoin-Ollivier et al., 2000</w:t>
        </w:r>
      </w:hyperlink>
      <w:r w:rsidR="00A0473B">
        <w:rPr>
          <w:noProof/>
          <w:sz w:val="24"/>
          <w:szCs w:val="24"/>
        </w:rPr>
        <w:t xml:space="preserve">; </w:t>
      </w:r>
      <w:hyperlink w:anchor="_ENREF_11" w:tooltip="McCullough, 2013 #2" w:history="1">
        <w:r w:rsidR="00D73AA3">
          <w:rPr>
            <w:noProof/>
            <w:sz w:val="24"/>
            <w:szCs w:val="24"/>
          </w:rPr>
          <w:t>McCullough, 2013</w:t>
        </w:r>
      </w:hyperlink>
      <w:r w:rsidR="00A0473B">
        <w:rPr>
          <w:noProof/>
          <w:sz w:val="24"/>
          <w:szCs w:val="24"/>
        </w:rPr>
        <w:t>)</w:t>
      </w:r>
      <w:r w:rsidR="00E458C6">
        <w:rPr>
          <w:sz w:val="24"/>
          <w:szCs w:val="24"/>
        </w:rPr>
        <w:fldChar w:fldCharType="end"/>
      </w:r>
      <w:r>
        <w:rPr>
          <w:sz w:val="24"/>
          <w:szCs w:val="24"/>
        </w:rPr>
        <w:t xml:space="preserve">, </w:t>
      </w:r>
      <w:commentRangeStart w:id="340"/>
      <w:r>
        <w:rPr>
          <w:sz w:val="24"/>
          <w:szCs w:val="24"/>
        </w:rPr>
        <w:t>McCollough 2006</w:t>
      </w:r>
      <w:commentRangeEnd w:id="340"/>
      <w:r w:rsidR="00E458C6">
        <w:rPr>
          <w:rStyle w:val="CommentReference"/>
        </w:rPr>
        <w:commentReference w:id="340"/>
      </w:r>
      <w:r>
        <w:rPr>
          <w:sz w:val="24"/>
          <w:szCs w:val="24"/>
        </w:rPr>
        <w:t xml:space="preserve">, </w:t>
      </w:r>
      <w:r w:rsidR="008606F1">
        <w:rPr>
          <w:sz w:val="24"/>
          <w:szCs w:val="24"/>
          <w:highlight w:val="yellow"/>
        </w:rPr>
        <w:fldChar w:fldCharType="begin"/>
      </w:r>
      <w:r w:rsidR="00D73AA3">
        <w:rPr>
          <w:sz w:val="24"/>
          <w:szCs w:val="24"/>
          <w:highlight w:val="yellow"/>
        </w:rPr>
        <w:instrText xml:space="preserve"> ADDIN EN.CITE &lt;EndNote&gt;&lt;Cite&gt;&lt;Author&gt;Sinsch&lt;/Author&gt;&lt;Year&gt;2007&lt;/Year&gt;&lt;RecNum&gt;36&lt;/RecNum&gt;&lt;DisplayText&gt;(Rink, 2007)&lt;/DisplayText&gt;&lt;record&gt;&lt;rec-number&gt;36&lt;/rec-number&gt;&lt;foreign-keys&gt;&lt;key app="EN" db-id="az0w59erdx5299eddtmpr05gape9x5errdvp" timestamp="1453679551"&gt;36&lt;/key&gt;&lt;/foreign-keys&gt;&lt;ref-type name="Journal Article"&gt;17&lt;/ref-type&gt;&lt;contributors&gt;&lt;authors&gt;&lt;author&gt;Rink, M.; U. Sinsch&lt;/author&gt;&lt;/authors&gt;&lt;/contributors&gt;&lt;titles&gt;&lt;title&gt;Radio-telemetric monitoring of dispersing stag beetles: Implications for conservation&lt;/title&gt;&lt;secondary-title&gt;Journal of Zoology&lt;/secondary-title&gt;&lt;/titles&gt;&lt;periodical&gt;&lt;full-title&gt;Journal of Zoology&lt;/full-title&gt;&lt;/periodical&gt;&lt;pages&gt;235-243&lt;/pages&gt;&lt;volume&gt;272&lt;/volume&gt;&lt;number&gt;3&lt;/number&gt;&lt;dates&gt;&lt;year&gt;2007&lt;/year&gt;&lt;/dates&gt;&lt;urls&gt;&lt;/urls&gt;&lt;/record&gt;&lt;/Cite&gt;&lt;/EndNote&gt;</w:instrText>
      </w:r>
      <w:r w:rsidR="008606F1">
        <w:rPr>
          <w:sz w:val="24"/>
          <w:szCs w:val="24"/>
          <w:highlight w:val="yellow"/>
        </w:rPr>
        <w:fldChar w:fldCharType="separate"/>
      </w:r>
      <w:r w:rsidR="00D73AA3">
        <w:rPr>
          <w:noProof/>
          <w:sz w:val="24"/>
          <w:szCs w:val="24"/>
          <w:highlight w:val="yellow"/>
        </w:rPr>
        <w:t>(Rink, 2007</w:t>
      </w:r>
      <w:hyperlink w:anchor="_ENREF_12" w:tooltip="Rink, 2007 #36" w:history="1">
        <w:r w:rsidR="00D73AA3">
          <w:rPr>
            <w:noProof/>
            <w:sz w:val="24"/>
            <w:szCs w:val="24"/>
            <w:highlight w:val="yellow"/>
          </w:rPr>
          <w:t>Rink, 2007</w:t>
        </w:r>
      </w:hyperlink>
      <w:r w:rsidR="00D73AA3">
        <w:rPr>
          <w:noProof/>
          <w:sz w:val="24"/>
          <w:szCs w:val="24"/>
          <w:highlight w:val="yellow"/>
        </w:rPr>
        <w:t>)</w:t>
      </w:r>
      <w:r w:rsidR="008606F1">
        <w:rPr>
          <w:sz w:val="24"/>
          <w:szCs w:val="24"/>
          <w:highlight w:val="yellow"/>
        </w:rPr>
        <w:fldChar w:fldCharType="end"/>
      </w:r>
      <w:r>
        <w:rPr>
          <w:sz w:val="24"/>
          <w:szCs w:val="24"/>
        </w:rPr>
        <w:t xml:space="preserve">). Also, the duration of commercially available radio transmitters (10-14 days) is appropriate for this type of CRB monitoring. However, the battery life of the transmitters must guide monitoring protocol </w:t>
      </w:r>
      <w:r>
        <w:rPr>
          <w:sz w:val="24"/>
          <w:szCs w:val="24"/>
        </w:rPr>
        <w:lastRenderedPageBreak/>
        <w:t xml:space="preserve">timelines. CRB should be pinpointed to a final location within 2-3 days after initial release to prevent the loss of CRB due to battery drainage. </w:t>
      </w:r>
    </w:p>
    <w:p w14:paraId="772D0B1F" w14:textId="77777777" w:rsidR="009A6144" w:rsidRDefault="00A43A4F">
      <w:pPr>
        <w:spacing w:after="0" w:line="480" w:lineRule="auto"/>
        <w:ind w:firstLine="720"/>
        <w:jc w:val="both"/>
        <w:rPr>
          <w:sz w:val="24"/>
          <w:szCs w:val="24"/>
        </w:rPr>
      </w:pPr>
      <w:r>
        <w:rPr>
          <w:sz w:val="24"/>
          <w:szCs w:val="24"/>
        </w:rPr>
        <w:t>Another important factor to consider is the distance over which CRB can be monitored. Radio telemetry monitoring typically covers only short to medium displacement distances usually limiting the applications of the technology (</w:t>
      </w:r>
      <w:r w:rsidRPr="00E458C6">
        <w:rPr>
          <w:sz w:val="24"/>
          <w:szCs w:val="24"/>
          <w:highlight w:val="yellow"/>
          <w:rPrChange w:id="341" w:author="Katherine Lehman" w:date="2016-01-17T17:29:00Z">
            <w:rPr>
              <w:sz w:val="24"/>
              <w:szCs w:val="24"/>
            </w:rPr>
          </w:rPrChange>
        </w:rPr>
        <w:t xml:space="preserve">Robinson </w:t>
      </w:r>
      <w:r w:rsidRPr="00E458C6">
        <w:rPr>
          <w:i/>
          <w:sz w:val="24"/>
          <w:szCs w:val="24"/>
          <w:highlight w:val="yellow"/>
          <w:rPrChange w:id="342" w:author="Katherine Lehman" w:date="2016-01-17T17:29:00Z">
            <w:rPr>
              <w:i/>
              <w:sz w:val="24"/>
              <w:szCs w:val="24"/>
            </w:rPr>
          </w:rPrChange>
        </w:rPr>
        <w:t>et al.</w:t>
      </w:r>
      <w:r w:rsidRPr="00E458C6">
        <w:rPr>
          <w:sz w:val="24"/>
          <w:szCs w:val="24"/>
          <w:highlight w:val="yellow"/>
          <w:rPrChange w:id="343" w:author="Katherine Lehman" w:date="2016-01-17T17:29:00Z">
            <w:rPr>
              <w:sz w:val="24"/>
              <w:szCs w:val="24"/>
            </w:rPr>
          </w:rPrChange>
        </w:rPr>
        <w:t>2009</w:t>
      </w:r>
      <w:r>
        <w:rPr>
          <w:sz w:val="24"/>
          <w:szCs w:val="24"/>
        </w:rPr>
        <w:t xml:space="preserve">).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meters.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 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14:paraId="161090E9" w14:textId="77777777" w:rsidR="009A6144" w:rsidRDefault="00A43A4F">
      <w:pPr>
        <w:spacing w:after="0" w:line="480" w:lineRule="auto"/>
        <w:jc w:val="both"/>
        <w:rPr>
          <w:ins w:id="344" w:author="Katherine Lehman" w:date="2016-02-23T14:46:00Z"/>
          <w:b/>
          <w:sz w:val="24"/>
          <w:szCs w:val="24"/>
        </w:rPr>
      </w:pPr>
      <w:r>
        <w:rPr>
          <w:b/>
          <w:sz w:val="24"/>
          <w:szCs w:val="24"/>
        </w:rPr>
        <w:t>COMPARATIVE TO OTHER METHODS</w:t>
      </w:r>
    </w:p>
    <w:p w14:paraId="6EDEE651" w14:textId="1023A3A9" w:rsidR="00967A12" w:rsidRDefault="00967A12">
      <w:pPr>
        <w:spacing w:after="0" w:line="480" w:lineRule="auto"/>
        <w:jc w:val="both"/>
        <w:rPr>
          <w:b/>
          <w:sz w:val="24"/>
          <w:szCs w:val="24"/>
        </w:rPr>
      </w:pPr>
      <w:ins w:id="345" w:author="Katherine Lehman" w:date="2016-02-23T14:46:00Z">
        <w:r>
          <w:rPr>
            <w:b/>
            <w:sz w:val="24"/>
            <w:szCs w:val="24"/>
          </w:rPr>
          <w:t xml:space="preserve">-what did other people </w:t>
        </w:r>
      </w:ins>
      <w:ins w:id="346" w:author="Katherine Lehman" w:date="2016-02-23T14:48:00Z">
        <w:r>
          <w:rPr>
            <w:b/>
            <w:sz w:val="24"/>
            <w:szCs w:val="24"/>
          </w:rPr>
          <w:t>use it for/similarities and differences</w:t>
        </w:r>
      </w:ins>
    </w:p>
    <w:p w14:paraId="1493FCCF" w14:textId="77777777" w:rsidR="009A6144" w:rsidRDefault="009A6144">
      <w:pPr>
        <w:spacing w:after="0" w:line="480" w:lineRule="auto"/>
        <w:jc w:val="both"/>
        <w:rPr>
          <w:sz w:val="24"/>
          <w:szCs w:val="24"/>
        </w:rPr>
      </w:pPr>
    </w:p>
    <w:p w14:paraId="0C565397" w14:textId="77777777" w:rsidR="009A6144" w:rsidRDefault="00A43A4F">
      <w:pPr>
        <w:spacing w:after="0" w:line="480" w:lineRule="auto"/>
        <w:jc w:val="both"/>
      </w:pPr>
      <w:r>
        <w:rPr>
          <w:noProof/>
        </w:rPr>
        <w:drawing>
          <wp:inline distT="0" distB="0" distL="0" distR="0" wp14:anchorId="73E4B3FE" wp14:editId="27D9FA1B">
            <wp:extent cx="5943600" cy="28390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5943600" cy="2839085"/>
                    </a:xfrm>
                    <a:prstGeom prst="rect">
                      <a:avLst/>
                    </a:prstGeom>
                    <a:noFill/>
                    <a:ln w="9525">
                      <a:noFill/>
                      <a:miter lim="800000"/>
                      <a:headEnd/>
                      <a:tailEnd/>
                    </a:ln>
                  </pic:spPr>
                </pic:pic>
              </a:graphicData>
            </a:graphic>
          </wp:inline>
        </w:drawing>
      </w:r>
    </w:p>
    <w:p w14:paraId="66D178C8" w14:textId="77777777" w:rsidR="009A6144" w:rsidRDefault="00A43A4F">
      <w:pPr>
        <w:spacing w:after="0" w:line="480" w:lineRule="auto"/>
        <w:jc w:val="both"/>
        <w:rPr>
          <w:b/>
          <w:sz w:val="24"/>
          <w:szCs w:val="24"/>
        </w:rPr>
      </w:pPr>
      <w:r>
        <w:rPr>
          <w:b/>
          <w:sz w:val="24"/>
          <w:szCs w:val="24"/>
        </w:rPr>
        <w:t>Figure X.</w:t>
      </w:r>
    </w:p>
    <w:p w14:paraId="0D1381F4" w14:textId="77777777" w:rsidR="009A6144" w:rsidRDefault="009A6144">
      <w:pPr>
        <w:spacing w:after="0" w:line="480" w:lineRule="auto"/>
        <w:jc w:val="both"/>
        <w:rPr>
          <w:b/>
          <w:sz w:val="24"/>
          <w:szCs w:val="24"/>
        </w:rPr>
        <w:sectPr w:rsidR="009A6144">
          <w:pgSz w:w="12240" w:h="15840"/>
          <w:pgMar w:top="1440" w:right="1440" w:bottom="1440" w:left="1440" w:header="0" w:footer="0" w:gutter="0"/>
          <w:lnNumType w:countBy="1" w:restart="continuous"/>
          <w:cols w:space="720"/>
          <w:formProt w:val="0"/>
          <w:docGrid w:linePitch="360" w:charSpace="-2049"/>
        </w:sectPr>
      </w:pPr>
    </w:p>
    <w:p w14:paraId="406D1354" w14:textId="77777777" w:rsidR="009A6144" w:rsidRDefault="00A43A4F">
      <w:pPr>
        <w:spacing w:after="0" w:line="480" w:lineRule="auto"/>
        <w:jc w:val="both"/>
        <w:sectPr w:rsidR="009A6144">
          <w:pgSz w:w="15840" w:h="12240" w:orient="landscape"/>
          <w:pgMar w:top="1440" w:right="1440" w:bottom="1440" w:left="1440" w:header="0" w:footer="0" w:gutter="0"/>
          <w:lnNumType w:countBy="1" w:restart="continuous"/>
          <w:cols w:space="720"/>
          <w:formProt w:val="0"/>
          <w:docGrid w:linePitch="360" w:charSpace="-2049"/>
        </w:sectPr>
      </w:pPr>
      <w:r>
        <w:rPr>
          <w:noProof/>
        </w:rPr>
        <w:lastRenderedPageBreak/>
        <w:drawing>
          <wp:inline distT="0" distB="0" distL="0" distR="0" wp14:anchorId="705CA7C3" wp14:editId="2D9CC865">
            <wp:extent cx="8230870" cy="24669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30870" cy="2466975"/>
                    </a:xfrm>
                    <a:prstGeom prst="rect">
                      <a:avLst/>
                    </a:prstGeom>
                    <a:noFill/>
                    <a:ln w="9525">
                      <a:noFill/>
                      <a:miter lim="800000"/>
                      <a:headEnd/>
                      <a:tailEnd/>
                    </a:ln>
                  </pic:spPr>
                </pic:pic>
              </a:graphicData>
            </a:graphic>
          </wp:inline>
        </w:drawing>
      </w:r>
    </w:p>
    <w:p w14:paraId="338B655E" w14:textId="77777777" w:rsidR="00E458C6" w:rsidRDefault="00A43A4F">
      <w:pPr>
        <w:spacing w:after="0" w:line="480" w:lineRule="auto"/>
        <w:jc w:val="both"/>
        <w:rPr>
          <w:sz w:val="24"/>
          <w:szCs w:val="24"/>
        </w:rPr>
      </w:pPr>
      <w:r>
        <w:rPr>
          <w:b/>
          <w:sz w:val="24"/>
          <w:szCs w:val="24"/>
        </w:rPr>
        <w:lastRenderedPageBreak/>
        <w:t xml:space="preserve">Figure Y. </w:t>
      </w:r>
      <w:r>
        <w:rPr>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(Tukey’s HSD).  Greek letters represent significant differences between beetles tracked to arboreal microhabitats (&gt; 1 m above ground) or soil-associated microhabitats (&lt; 1 m above ground) (t-test, p &lt; 0.001).</w:t>
      </w:r>
    </w:p>
    <w:p w14:paraId="05BC978D" w14:textId="77777777" w:rsidR="00E458C6" w:rsidRDefault="00E458C6">
      <w:pPr>
        <w:spacing w:after="0" w:line="480" w:lineRule="auto"/>
        <w:jc w:val="both"/>
        <w:rPr>
          <w:sz w:val="24"/>
          <w:szCs w:val="24"/>
        </w:rPr>
      </w:pPr>
    </w:p>
    <w:p w14:paraId="2F0EABE1" w14:textId="77777777" w:rsidR="00D73AA3" w:rsidRPr="00D73AA3" w:rsidRDefault="00E458C6" w:rsidP="00D73AA3">
      <w:pPr>
        <w:pStyle w:val="EndNoteCategoryHeading"/>
        <w:rPr>
          <w:noProof/>
        </w:rPr>
      </w:pPr>
      <w:r>
        <w:rPr>
          <w:sz w:val="24"/>
          <w:szCs w:val="24"/>
        </w:rPr>
        <w:fldChar w:fldCharType="begin"/>
      </w:r>
      <w:r>
        <w:rPr>
          <w:sz w:val="24"/>
          <w:szCs w:val="24"/>
        </w:rPr>
        <w:instrText xml:space="preserve"> ADDIN EN.REFLIST </w:instrText>
      </w:r>
      <w:r>
        <w:rPr>
          <w:sz w:val="24"/>
          <w:szCs w:val="24"/>
        </w:rPr>
        <w:fldChar w:fldCharType="separate"/>
      </w:r>
      <w:r w:rsidR="00D73AA3" w:rsidRPr="00D73AA3">
        <w:rPr>
          <w:noProof/>
        </w:rPr>
        <w:t>Uncategorized References</w:t>
      </w:r>
    </w:p>
    <w:p w14:paraId="60E49E4B" w14:textId="77777777" w:rsidR="00D73AA3" w:rsidRPr="00D73AA3" w:rsidRDefault="00D73AA3" w:rsidP="00D73AA3">
      <w:pPr>
        <w:pStyle w:val="EndNoteBibliography"/>
        <w:spacing w:after="0"/>
        <w:ind w:left="720" w:hanging="720"/>
        <w:rPr>
          <w:noProof/>
        </w:rPr>
      </w:pPr>
      <w:bookmarkStart w:id="347" w:name="_ENREF_1"/>
      <w:r w:rsidRPr="00D73AA3">
        <w:rPr>
          <w:noProof/>
        </w:rPr>
        <w:t>Arura M (1984) Pests of coconut palm - the Asiatic rhinoceros beetle. Harvest 10: 84.</w:t>
      </w:r>
      <w:bookmarkEnd w:id="347"/>
    </w:p>
    <w:p w14:paraId="3D998EFE" w14:textId="77777777" w:rsidR="00D73AA3" w:rsidRPr="00D73AA3" w:rsidRDefault="00D73AA3" w:rsidP="00D73AA3">
      <w:pPr>
        <w:pStyle w:val="EndNoteBibliography"/>
        <w:spacing w:after="0"/>
        <w:ind w:left="720" w:hanging="720"/>
        <w:rPr>
          <w:noProof/>
        </w:rPr>
      </w:pPr>
      <w:bookmarkStart w:id="348" w:name="_ENREF_2"/>
      <w:r w:rsidRPr="00D73AA3">
        <w:rPr>
          <w:noProof/>
        </w:rPr>
        <w:t>Beaudoin-Ollivier L, Prior RNB &amp; Laup S (2000) Simplified Field Key to Identify Larvae of Some Rhinoceros Beetles and Associated Scarabs (Coleoptera: Scarabaeoidea) in Papua New Guinea Coconut Developments. Annals of the Entomological Society of America 93: 90-95. doi:10.1603/0013-8746(2000)093[0090:sfktil]2.0.co;2.</w:t>
      </w:r>
      <w:bookmarkEnd w:id="348"/>
    </w:p>
    <w:p w14:paraId="470F87C1" w14:textId="77777777" w:rsidR="00D73AA3" w:rsidRPr="00D73AA3" w:rsidRDefault="00D73AA3" w:rsidP="00D73AA3">
      <w:pPr>
        <w:pStyle w:val="EndNoteBibliography"/>
        <w:spacing w:after="0"/>
        <w:ind w:left="720" w:hanging="720"/>
        <w:rPr>
          <w:noProof/>
        </w:rPr>
      </w:pPr>
      <w:bookmarkStart w:id="349" w:name="_ENREF_3"/>
      <w:r w:rsidRPr="00D73AA3">
        <w:rPr>
          <w:noProof/>
        </w:rPr>
        <w:t xml:space="preserve">Bedford GO (1976) Observations on the Biology and Ecology of </w:t>
      </w:r>
      <w:r w:rsidRPr="00D73AA3">
        <w:rPr>
          <w:i/>
          <w:noProof/>
        </w:rPr>
        <w:t>Oryctes rhinoceros</w:t>
      </w:r>
      <w:r w:rsidRPr="00D73AA3">
        <w:rPr>
          <w:noProof/>
        </w:rPr>
        <w:t xml:space="preserve"> and </w:t>
      </w:r>
      <w:r w:rsidRPr="00D73AA3">
        <w:rPr>
          <w:i/>
          <w:noProof/>
        </w:rPr>
        <w:t>Scapanes australis</w:t>
      </w:r>
      <w:r w:rsidRPr="00D73AA3">
        <w:rPr>
          <w:noProof/>
        </w:rPr>
        <w:t xml:space="preserve"> (Coleoptera: Scarabaeidae: Dynastinae): Pests of Coconut Palms in Melanesia. Australian Journal of Entomology 15: 241-251. doi:10.1111/j.1440-6055.1976.tb01701.x.</w:t>
      </w:r>
      <w:bookmarkEnd w:id="349"/>
    </w:p>
    <w:p w14:paraId="39D7DD04" w14:textId="77777777" w:rsidR="00D73AA3" w:rsidRPr="00D73AA3" w:rsidRDefault="00D73AA3" w:rsidP="00D73AA3">
      <w:pPr>
        <w:pStyle w:val="EndNoteBibliography"/>
        <w:ind w:left="720" w:hanging="720"/>
        <w:rPr>
          <w:noProof/>
        </w:rPr>
      </w:pPr>
      <w:bookmarkStart w:id="350" w:name="_ENREF_4"/>
      <w:r w:rsidRPr="00D73AA3">
        <w:rPr>
          <w:noProof/>
        </w:rPr>
        <w:t xml:space="preserve">Bedford GO (1986) </w:t>
      </w:r>
    </w:p>
    <w:p w14:paraId="2946BD7E" w14:textId="77777777" w:rsidR="00D73AA3" w:rsidRPr="00D73AA3" w:rsidRDefault="00D73AA3" w:rsidP="00D73AA3">
      <w:pPr>
        <w:pStyle w:val="EndNoteBibliography"/>
        <w:spacing w:after="0"/>
        <w:rPr>
          <w:noProof/>
        </w:rPr>
      </w:pPr>
      <w:r w:rsidRPr="00D73AA3">
        <w:rPr>
          <w:noProof/>
        </w:rPr>
        <w:t>Biological Control of the Rhinoceros Beetle (</w:t>
      </w:r>
      <w:r w:rsidRPr="00D73AA3">
        <w:rPr>
          <w:i/>
          <w:noProof/>
        </w:rPr>
        <w:t>Orytes rhinoceros</w:t>
      </w:r>
      <w:r w:rsidRPr="00D73AA3">
        <w:rPr>
          <w:noProof/>
        </w:rPr>
        <w:t>) in the South Pacific by Baculovirus. Agriculture, Ecosystems, and Environment 15: 141-147.</w:t>
      </w:r>
      <w:bookmarkEnd w:id="350"/>
    </w:p>
    <w:p w14:paraId="19E058DA" w14:textId="77777777" w:rsidR="00D73AA3" w:rsidRPr="00D73AA3" w:rsidRDefault="00D73AA3" w:rsidP="00D73AA3">
      <w:pPr>
        <w:pStyle w:val="EndNoteBibliography"/>
        <w:spacing w:after="0"/>
        <w:ind w:left="720" w:hanging="720"/>
        <w:rPr>
          <w:noProof/>
        </w:rPr>
      </w:pPr>
      <w:bookmarkStart w:id="351" w:name="_ENREF_5"/>
      <w:r w:rsidRPr="00D73AA3">
        <w:rPr>
          <w:noProof/>
        </w:rPr>
        <w:t>Bedford GO (2013) Biology and management of palm dynastid beetles: Recent advances, Vol. 58, pp. 353-372.</w:t>
      </w:r>
      <w:bookmarkEnd w:id="351"/>
    </w:p>
    <w:p w14:paraId="4EBD6103" w14:textId="77777777" w:rsidR="00D73AA3" w:rsidRPr="00D73AA3" w:rsidRDefault="00D73AA3" w:rsidP="00D73AA3">
      <w:pPr>
        <w:pStyle w:val="EndNoteBibliography"/>
        <w:spacing w:after="0"/>
        <w:ind w:left="720" w:hanging="720"/>
        <w:rPr>
          <w:noProof/>
        </w:rPr>
      </w:pPr>
      <w:bookmarkStart w:id="352" w:name="_ENREF_6"/>
      <w:r w:rsidRPr="00D73AA3">
        <w:rPr>
          <w:noProof/>
        </w:rPr>
        <w:t>Ferron P, Robert PH &amp; Deotte A (1975) Susceptibility of Oryctes rhinoceros adults to Metarrhizium anisopliae. Journal of Invertebrate Pathology 25: 313-319. doi:</w:t>
      </w:r>
      <w:hyperlink r:id="rId13" w:history="1">
        <w:r w:rsidRPr="00D73AA3">
          <w:rPr>
            <w:rStyle w:val="Hyperlink"/>
            <w:noProof/>
          </w:rPr>
          <w:t>http://dx.doi.org/10.1016/0022-2011(75)90088-9</w:t>
        </w:r>
      </w:hyperlink>
      <w:r w:rsidRPr="00D73AA3">
        <w:rPr>
          <w:noProof/>
        </w:rPr>
        <w:t>.</w:t>
      </w:r>
      <w:bookmarkEnd w:id="352"/>
    </w:p>
    <w:p w14:paraId="523F844F" w14:textId="77777777" w:rsidR="00D73AA3" w:rsidRPr="00D73AA3" w:rsidRDefault="00D73AA3" w:rsidP="00D73AA3">
      <w:pPr>
        <w:pStyle w:val="EndNoteBibliography"/>
        <w:spacing w:after="0"/>
        <w:ind w:left="720" w:hanging="720"/>
        <w:rPr>
          <w:noProof/>
        </w:rPr>
      </w:pPr>
      <w:bookmarkStart w:id="353" w:name="_ENREF_7"/>
      <w:r w:rsidRPr="00D73AA3">
        <w:rPr>
          <w:noProof/>
        </w:rPr>
        <w:t>Gorick BD (1980) Release and establishment of the baculovirus disease of Oryctes rhinoceros (L.) (Coleoptera: Scarabaeidae) in Papua New Guinea. Bulletin of Entomological Research 70: 445-453. doi:doi:10.1017/S0007485300007719.</w:t>
      </w:r>
      <w:bookmarkEnd w:id="353"/>
    </w:p>
    <w:p w14:paraId="69C3AAD4" w14:textId="77777777" w:rsidR="00D73AA3" w:rsidRPr="00D73AA3" w:rsidRDefault="00D73AA3" w:rsidP="00D73AA3">
      <w:pPr>
        <w:pStyle w:val="EndNoteBibliography"/>
        <w:spacing w:after="0"/>
        <w:ind w:left="720" w:hanging="720"/>
        <w:rPr>
          <w:noProof/>
        </w:rPr>
      </w:pPr>
      <w:bookmarkStart w:id="354" w:name="_ENREF_8"/>
      <w:r w:rsidRPr="00D73AA3">
        <w:rPr>
          <w:noProof/>
        </w:rPr>
        <w:t>Gressit JL (1953) The coconut rhinoceros beetle (</w:t>
      </w:r>
      <w:r w:rsidRPr="00D73AA3">
        <w:rPr>
          <w:i/>
          <w:noProof/>
        </w:rPr>
        <w:t>Oryctes rhinoceros</w:t>
      </w:r>
      <w:r w:rsidRPr="00D73AA3">
        <w:rPr>
          <w:noProof/>
        </w:rPr>
        <w:t>) with particular reference to the Palau Islands. Bulletin of the Bernice P. Bishop Museum 212: 157.</w:t>
      </w:r>
      <w:bookmarkEnd w:id="354"/>
    </w:p>
    <w:p w14:paraId="127D88F2" w14:textId="77777777" w:rsidR="00D73AA3" w:rsidRPr="00D73AA3" w:rsidRDefault="00D73AA3" w:rsidP="00D73AA3">
      <w:pPr>
        <w:pStyle w:val="EndNoteBibliography"/>
        <w:spacing w:after="0"/>
        <w:ind w:left="720" w:hanging="720"/>
        <w:rPr>
          <w:noProof/>
        </w:rPr>
      </w:pPr>
      <w:bookmarkStart w:id="355" w:name="_ENREF_9"/>
      <w:r w:rsidRPr="00D73AA3">
        <w:rPr>
          <w:noProof/>
        </w:rPr>
        <w:t>Hinckley AD (1973) Ecology of the Coconut Rhinoceros Beetle, Oryctes rhinoceros (L.) (Coleoptera: Dynastidae). Biotropica 5: 111-116. doi:10.2307/2989660.</w:t>
      </w:r>
      <w:bookmarkEnd w:id="355"/>
    </w:p>
    <w:p w14:paraId="74FB5E0A" w14:textId="77777777" w:rsidR="00D73AA3" w:rsidRPr="00D73AA3" w:rsidRDefault="00D73AA3" w:rsidP="00D73AA3">
      <w:pPr>
        <w:pStyle w:val="EndNoteBibliography"/>
        <w:spacing w:after="0"/>
        <w:ind w:left="720" w:hanging="720"/>
        <w:rPr>
          <w:noProof/>
        </w:rPr>
      </w:pPr>
      <w:bookmarkStart w:id="356" w:name="_ENREF_10"/>
      <w:r w:rsidRPr="00D73AA3">
        <w:rPr>
          <w:noProof/>
        </w:rPr>
        <w:t xml:space="preserve">Lomer CJ (1985) Release of Bacu/ovirus oryctes into Oryctes monoceros Populations in the Seychelles. Journal of Invertebrate Pathology 47: 237-246 </w:t>
      </w:r>
      <w:bookmarkEnd w:id="356"/>
    </w:p>
    <w:p w14:paraId="6A539353" w14:textId="77777777" w:rsidR="00D73AA3" w:rsidRPr="00D73AA3" w:rsidRDefault="00D73AA3" w:rsidP="00D73AA3">
      <w:pPr>
        <w:pStyle w:val="EndNoteBibliography"/>
        <w:spacing w:after="0"/>
        <w:ind w:left="720" w:hanging="720"/>
        <w:rPr>
          <w:noProof/>
        </w:rPr>
      </w:pPr>
      <w:bookmarkStart w:id="357" w:name="_ENREF_11"/>
      <w:r w:rsidRPr="00D73AA3">
        <w:rPr>
          <w:noProof/>
        </w:rPr>
        <w:t>McCullough EL (2013) Using Radio Telemetry to Assess Movement Patterns in a Giant Rhinoceros Beetle: Are There Differences Among Majors, Minors, and Females? Journal of Insect Behavior 26: 51-56.</w:t>
      </w:r>
      <w:bookmarkEnd w:id="357"/>
    </w:p>
    <w:p w14:paraId="2347D45C" w14:textId="77777777" w:rsidR="00D73AA3" w:rsidRPr="00D73AA3" w:rsidRDefault="00D73AA3" w:rsidP="00D73AA3">
      <w:pPr>
        <w:pStyle w:val="EndNoteBibliography"/>
        <w:spacing w:after="0"/>
        <w:ind w:left="720" w:hanging="720"/>
        <w:rPr>
          <w:noProof/>
        </w:rPr>
      </w:pPr>
      <w:bookmarkStart w:id="358" w:name="_ENREF_12"/>
      <w:r w:rsidRPr="00D73AA3">
        <w:rPr>
          <w:noProof/>
        </w:rPr>
        <w:lastRenderedPageBreak/>
        <w:t>Rink MUS (2007) Radio-telemetric monitoring of dispersing stag beetles: Implications for conservation. Journal of Zoology 272: 235-243.</w:t>
      </w:r>
      <w:bookmarkEnd w:id="358"/>
    </w:p>
    <w:p w14:paraId="15AA94E8" w14:textId="77777777" w:rsidR="00D73AA3" w:rsidRPr="00D73AA3" w:rsidRDefault="00D73AA3" w:rsidP="00D73AA3">
      <w:pPr>
        <w:pStyle w:val="EndNoteBibliography"/>
        <w:spacing w:after="0"/>
        <w:ind w:left="720" w:hanging="720"/>
        <w:rPr>
          <w:noProof/>
        </w:rPr>
      </w:pPr>
      <w:bookmarkStart w:id="359" w:name="_ENREF_13"/>
      <w:r w:rsidRPr="00D73AA3">
        <w:rPr>
          <w:noProof/>
        </w:rPr>
        <w:t>Swink WG, Paiero SM &amp; Nalepa CA (2013) Buprestidae Collected as Prey by the Solitary, Ground-Nesting Philanthine Wasp Cerceris fumipennis (Hymenoptera: Crabronidae) in North Carolina. Annals of the Entomological Society of America 106: 111-116. doi:10.1603/an12113.</w:t>
      </w:r>
      <w:bookmarkEnd w:id="359"/>
    </w:p>
    <w:p w14:paraId="4C1F46B2" w14:textId="77777777" w:rsidR="00D73AA3" w:rsidRPr="00D73AA3" w:rsidRDefault="00D73AA3" w:rsidP="00D73AA3">
      <w:pPr>
        <w:pStyle w:val="EndNoteBibliography"/>
        <w:spacing w:after="0"/>
        <w:ind w:left="720" w:hanging="720"/>
        <w:rPr>
          <w:noProof/>
        </w:rPr>
      </w:pPr>
      <w:bookmarkStart w:id="360" w:name="_ENREF_14"/>
      <w:r w:rsidRPr="00D73AA3">
        <w:rPr>
          <w:noProof/>
        </w:rPr>
        <w:t xml:space="preserve">Vander Meer RK, Ghatak UR, Alam SK &amp; Chakraborti PC (1979) (±)-Des-N-Morphinan: a Unique Bridged Hydrocarbon Attractant for the Rhinoceros Beetle, </w:t>
      </w:r>
      <w:r w:rsidRPr="00D73AA3">
        <w:rPr>
          <w:i/>
          <w:noProof/>
        </w:rPr>
        <w:t>Oryctes rhinoceros</w:t>
      </w:r>
      <w:r w:rsidRPr="00D73AA3">
        <w:rPr>
          <w:noProof/>
        </w:rPr>
        <w:t>; and Development of an Olfactometer. Environmental Entomology 8: 6-10.</w:t>
      </w:r>
      <w:bookmarkEnd w:id="360"/>
    </w:p>
    <w:p w14:paraId="66E80044" w14:textId="77777777" w:rsidR="00D73AA3" w:rsidRPr="00D73AA3" w:rsidRDefault="00D73AA3" w:rsidP="00D73AA3">
      <w:pPr>
        <w:pStyle w:val="EndNoteBibliography"/>
        <w:ind w:left="720" w:hanging="720"/>
        <w:rPr>
          <w:noProof/>
        </w:rPr>
      </w:pPr>
      <w:bookmarkStart w:id="361" w:name="_ENREF_15"/>
      <w:r w:rsidRPr="00D73AA3">
        <w:rPr>
          <w:noProof/>
        </w:rPr>
        <w:t>Vander Meer RK &amp; McGovern TP (1983) Structure-Activity Correlations for Derivatives of Siglure: Attractants for Oryctes rhinoceros L. (Coleoptera: Scarabaeidae). Journal of Economic Entomology 76: 723-727. doi:10.1093/jee/76.4.723.</w:t>
      </w:r>
      <w:bookmarkEnd w:id="361"/>
    </w:p>
    <w:p w14:paraId="6D5F163B" w14:textId="72C900B5" w:rsidR="009A6144" w:rsidRDefault="00E458C6">
      <w:pPr>
        <w:spacing w:after="0" w:line="480" w:lineRule="auto"/>
        <w:jc w:val="both"/>
        <w:rPr>
          <w:sz w:val="24"/>
          <w:szCs w:val="24"/>
        </w:rPr>
      </w:pPr>
      <w:r>
        <w:rPr>
          <w:sz w:val="24"/>
          <w:szCs w:val="24"/>
        </w:rPr>
        <w:fldChar w:fldCharType="end"/>
      </w:r>
    </w:p>
    <w:sectPr w:rsidR="009A6144" w:rsidSect="00967A12">
      <w:pgSz w:w="12240" w:h="15840"/>
      <w:pgMar w:top="1440" w:right="1440" w:bottom="1440" w:left="1440" w:header="0" w:footer="0" w:gutter="0"/>
      <w:lnNumType w:countBy="1" w:restart="continuous"/>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atthew Siderhurst" w:date="2015-12-31T10:03:00Z" w:initials="MS">
    <w:p w14:paraId="72C09B89" w14:textId="77777777" w:rsidR="00961182" w:rsidRDefault="00961182">
      <w:r>
        <w:t>I’m open to discussions about author order and who all should be included…</w:t>
      </w:r>
    </w:p>
  </w:comment>
  <w:comment w:id="58" w:author="Matthew Siderhurst" w:date="2015-12-31T10:04:00Z" w:initials="MS">
    <w:p w14:paraId="604A1A0D" w14:textId="77777777" w:rsidR="00CB08AC" w:rsidRDefault="00CB08AC" w:rsidP="00CB08AC">
      <w:pPr>
        <w:pStyle w:val="CommentText"/>
      </w:pPr>
      <w:r>
        <w:rPr>
          <w:rStyle w:val="CommentReference"/>
        </w:rPr>
        <w:annotationRef/>
      </w:r>
      <w:r>
        <w:t>Leads to be lengthened but this is what we have to start</w:t>
      </w:r>
    </w:p>
  </w:comment>
  <w:comment w:id="60" w:author="Matthew Siderhurst" w:date="2015-12-31T10:04:00Z" w:initials="MS">
    <w:p w14:paraId="621BD698" w14:textId="77777777" w:rsidR="00961182" w:rsidRDefault="00961182">
      <w:r>
        <w:t>Leads to be lengthened but this is what we have to start</w:t>
      </w:r>
    </w:p>
  </w:comment>
  <w:comment w:id="81" w:author="Katherine Lehman" w:date="2016-01-19T15:05:00Z" w:initials="KL">
    <w:p w14:paraId="610480EC" w14:textId="77777777" w:rsidR="00961182" w:rsidRDefault="00961182">
      <w:pPr>
        <w:pStyle w:val="CommentText"/>
      </w:pPr>
      <w:r>
        <w:rPr>
          <w:rStyle w:val="CommentReference"/>
        </w:rPr>
        <w:annotationRef/>
      </w:r>
      <w:r>
        <w:t>Check</w:t>
      </w:r>
    </w:p>
  </w:comment>
  <w:comment w:id="111" w:author="Matthew Siderhurst" w:date="2015-11-10T09:45:00Z" w:initials="MS">
    <w:p w14:paraId="04D2D9AB" w14:textId="77777777" w:rsidR="00961182" w:rsidRDefault="00961182">
      <w:r>
        <w:t>Yup, this is me…</w:t>
      </w:r>
    </w:p>
  </w:comment>
  <w:comment w:id="177" w:author="Katherine Lehman" w:date="2016-01-17T17:24:00Z" w:initials="KL">
    <w:p w14:paraId="27F5393C" w14:textId="77777777" w:rsidR="00961182" w:rsidRDefault="00961182">
      <w:pPr>
        <w:pStyle w:val="CommentText"/>
      </w:pPr>
      <w:r>
        <w:rPr>
          <w:rStyle w:val="CommentReference"/>
        </w:rPr>
        <w:annotationRef/>
      </w:r>
      <w:r>
        <w:t>Assume you meant Bedfor 1976?</w:t>
      </w:r>
    </w:p>
  </w:comment>
  <w:comment w:id="190" w:author="Katherine Lehman" w:date="2016-01-24T18:59:00Z" w:initials="KL">
    <w:p w14:paraId="05A16A8C" w14:textId="77777777" w:rsidR="00961182" w:rsidRDefault="00961182">
      <w:pPr>
        <w:pStyle w:val="CommentText"/>
      </w:pPr>
      <w:r>
        <w:rPr>
          <w:rStyle w:val="CommentReference"/>
        </w:rPr>
        <w:annotationRef/>
      </w:r>
      <w:r>
        <w:t>Why can’t I get this to say both authors</w:t>
      </w:r>
    </w:p>
  </w:comment>
  <w:comment w:id="200" w:author="Matthew Siderhurst" w:date="2015-11-10T09:14:00Z" w:initials="MS">
    <w:p w14:paraId="787FB89B" w14:textId="77777777" w:rsidR="0004575D" w:rsidRDefault="0004575D" w:rsidP="0004575D">
      <w:r>
        <w:t>Check for format</w:t>
      </w:r>
    </w:p>
  </w:comment>
  <w:comment w:id="205" w:author="Matthew Siderhurst" w:date="2015-11-10T09:14:00Z" w:initials="MS">
    <w:p w14:paraId="1C8135BC" w14:textId="77777777" w:rsidR="00961182" w:rsidRDefault="00961182">
      <w:r>
        <w:t>Check for format</w:t>
      </w:r>
    </w:p>
  </w:comment>
  <w:comment w:id="206" w:author="Matthew Siderhurst" w:date="2015-11-10T09:14:00Z" w:initials="MS">
    <w:p w14:paraId="23F71B9B" w14:textId="77777777" w:rsidR="00961182" w:rsidRDefault="00961182">
      <w:r>
        <w:t>Check for format</w:t>
      </w:r>
    </w:p>
  </w:comment>
  <w:comment w:id="208" w:author="Matthew Siderhurst" w:date="2015-11-10T09:15:00Z" w:initials="MS">
    <w:p w14:paraId="59EAC686" w14:textId="77777777" w:rsidR="00961182" w:rsidRDefault="00961182">
      <w:r>
        <w:t>Let’s give size</w:t>
      </w:r>
    </w:p>
  </w:comment>
  <w:comment w:id="219" w:author="Matthew Siderhurst" w:date="2015-11-10T09:15:00Z" w:initials="MS">
    <w:p w14:paraId="1ECEEBE2" w14:textId="77777777" w:rsidR="00961182" w:rsidRDefault="00961182">
      <w:r>
        <w:t>Size again</w:t>
      </w:r>
    </w:p>
  </w:comment>
  <w:comment w:id="220" w:author="Matthew Siderhurst" w:date="2015-11-10T09:17:00Z" w:initials="MS">
    <w:p w14:paraId="033BF17B" w14:textId="77777777" w:rsidR="00961182" w:rsidRDefault="00961182">
      <w:r>
        <w:t>?</w:t>
      </w:r>
    </w:p>
  </w:comment>
  <w:comment w:id="226" w:author="Matthew Siderhurst" w:date="2015-11-10T09:19:00Z" w:initials="MS">
    <w:p w14:paraId="2DABADE3" w14:textId="77777777" w:rsidR="00961182" w:rsidRDefault="00961182">
      <w:r>
        <w:t>?</w:t>
      </w:r>
    </w:p>
  </w:comment>
  <w:comment w:id="276" w:author="Matthew Siderhurst" w:date="2015-11-10T09:31:00Z" w:initials="MS">
    <w:p w14:paraId="2E3AABC5" w14:textId="77777777" w:rsidR="00961182" w:rsidRDefault="00961182">
      <w:r>
        <w:t>Need model info</w:t>
      </w:r>
    </w:p>
  </w:comment>
  <w:comment w:id="277" w:author="Katherine Lehman" w:date="2015-12-12T09:49:00Z" w:initials="KL">
    <w:p w14:paraId="1BDC67EE" w14:textId="77777777" w:rsidR="00961182" w:rsidRDefault="00961182">
      <w:r>
        <w:t xml:space="preserve">I cut out some info here that was moved to results and cut out naming the headlamps...is that OK? </w:t>
      </w:r>
    </w:p>
  </w:comment>
  <w:comment w:id="278" w:author="Katherine Lehman" w:date="2015-12-12T09:44:00Z" w:initials="KL">
    <w:p w14:paraId="718BD440" w14:textId="77777777" w:rsidR="00961182" w:rsidRDefault="00961182">
      <w:r>
        <w:t>Ummm...how do I say this? Ok?</w:t>
      </w:r>
    </w:p>
  </w:comment>
  <w:comment w:id="279" w:author="Katherine Lehman" w:date="2015-12-15T10:52:00Z" w:initials="KL">
    <w:p w14:paraId="1C5A7D55" w14:textId="77777777" w:rsidR="00961182" w:rsidRDefault="00961182">
      <w:r>
        <w:t>Look at this in a little bit</w:t>
      </w:r>
    </w:p>
  </w:comment>
  <w:comment w:id="280" w:author="Matthew Siderhurst" w:date="2015-11-10T09:34:00Z" w:initials="MS">
    <w:p w14:paraId="5686F6E0" w14:textId="77777777" w:rsidR="00961182" w:rsidRDefault="00961182">
      <w:r>
        <w:t>??</w:t>
      </w:r>
    </w:p>
  </w:comment>
  <w:comment w:id="282" w:author="Katherine Lehman" w:date="2015-12-12T09:44:00Z" w:initials="KL">
    <w:p w14:paraId="12B9D6C7" w14:textId="77777777" w:rsidR="00961182" w:rsidRDefault="00961182">
      <w:r>
        <w:t>Can this be in here or introduction/conclusions?</w:t>
      </w:r>
    </w:p>
    <w:p w14:paraId="7E715D3E" w14:textId="77777777" w:rsidR="00961182" w:rsidRDefault="00961182"/>
  </w:comment>
  <w:comment w:id="290" w:author="Katherine Lehman" w:date="2015-12-15T10:19:00Z" w:initials="KL">
    <w:p w14:paraId="5E130244" w14:textId="77777777" w:rsidR="00961182" w:rsidRDefault="00961182">
      <w:r>
        <w:t>Flight of beetles was not impaired by transmitters to an observable degree</w:t>
      </w:r>
    </w:p>
  </w:comment>
  <w:comment w:id="291" w:author="Katherine Lehman" w:date="2015-12-15T10:21:00Z" w:initials="KL">
    <w:p w14:paraId="1A4AD687" w14:textId="77777777" w:rsidR="00961182" w:rsidRDefault="00961182">
      <w:r>
        <w:t>Add in percent weight added</w:t>
      </w:r>
    </w:p>
  </w:comment>
  <w:comment w:id="292" w:author="Katherine Lehman" w:date="2015-12-15T10:21:00Z" w:initials="KL">
    <w:p w14:paraId="4414BB21" w14:textId="77777777" w:rsidR="00961182" w:rsidRDefault="00961182">
      <w:r>
        <w:t>Rephrase w/observation first</w:t>
      </w:r>
    </w:p>
  </w:comment>
  <w:comment w:id="294" w:author="Katherine Lehman" w:date="2015-12-12T10:04:00Z" w:initials="KL">
    <w:p w14:paraId="6A5BC2C4" w14:textId="77777777" w:rsidR="00961182" w:rsidRDefault="00961182">
      <w:r>
        <w:t>Parenthesis?</w:t>
      </w:r>
    </w:p>
    <w:p w14:paraId="5D4BDAFA" w14:textId="77777777" w:rsidR="00961182" w:rsidRDefault="00961182"/>
  </w:comment>
  <w:comment w:id="295" w:author="Katherine Lehman" w:date="2015-12-15T10:40:00Z" w:initials="KL">
    <w:p w14:paraId="421C99BD" w14:textId="77777777" w:rsidR="00961182" w:rsidRDefault="00961182">
      <w:r>
        <w:t>check</w:t>
      </w:r>
    </w:p>
    <w:p w14:paraId="5E42B73C" w14:textId="77777777" w:rsidR="00961182" w:rsidRDefault="00961182"/>
  </w:comment>
  <w:comment w:id="296" w:author="Katherine Lehman" w:date="2016-01-26T15:12:00Z" w:initials="KL">
    <w:p w14:paraId="623AB93F" w14:textId="67816B0A" w:rsidR="00082703" w:rsidRDefault="00082703">
      <w:pPr>
        <w:pStyle w:val="CommentText"/>
      </w:pPr>
      <w:r>
        <w:rPr>
          <w:rStyle w:val="CommentReference"/>
        </w:rPr>
        <w:annotationRef/>
      </w:r>
      <w:r>
        <w:t>rework</w:t>
      </w:r>
    </w:p>
    <w:p w14:paraId="4D378F4D" w14:textId="77777777" w:rsidR="00082703" w:rsidRDefault="00082703">
      <w:pPr>
        <w:pStyle w:val="CommentText"/>
      </w:pPr>
    </w:p>
  </w:comment>
  <w:comment w:id="340" w:author="Katherine Lehman" w:date="2016-01-24T19:05:00Z" w:initials="KL">
    <w:p w14:paraId="407C4EE4" w14:textId="77777777" w:rsidR="00961182" w:rsidRDefault="00961182"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Style w:val="CommentReference"/>
        </w:rPr>
        <w:annotationRef/>
      </w:r>
      <w:r>
        <w:t xml:space="preserve">2006 check: </w:t>
      </w:r>
      <w:r>
        <w:rPr>
          <w:rFonts w:ascii="ProximaNova-Regular" w:hAnsi="ProximaNova-Regular" w:cs="ProximaNova-Regular"/>
          <w:color w:val="4A4A4A"/>
          <w:sz w:val="32"/>
          <w:szCs w:val="32"/>
        </w:rPr>
        <w:t>Anulewicz, A.C., D.G. McCullough and D.L. Miller. 2006. (Published 2007). Host range studies of the emerald ash borer (Agrilus planipennis) (Coleoptera: Buprestidae): no-choice bioassays. Great Lakes Entomologist 39:99-112.</w:t>
      </w:r>
    </w:p>
    <w:p w14:paraId="7BEB4F5A" w14:textId="77777777" w:rsidR="00961182" w:rsidRDefault="00961182"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Fonts w:ascii="ProximaNova-Regular" w:hAnsi="ProximaNova-Regular" w:cs="ProximaNova-Regular"/>
          <w:color w:val="4A4A4A"/>
          <w:sz w:val="32"/>
          <w:szCs w:val="32"/>
        </w:rPr>
        <w:t>McCullough, D.G., T.T. Work, J.F. Cavey, A.T. Liebhold and D. Marshall. 2006. Interceptions of nonindigenous plant pests at U.S. ports of entry and border crossings over a 17 year period. Biological Invasions 8:611-630.</w:t>
      </w:r>
    </w:p>
    <w:p w14:paraId="0D501753" w14:textId="77777777" w:rsidR="00961182" w:rsidRDefault="00961182" w:rsidP="008606F1">
      <w:pPr>
        <w:widowControl w:val="0"/>
        <w:numPr>
          <w:ilvl w:val="0"/>
          <w:numId w:val="1"/>
        </w:numPr>
        <w:tabs>
          <w:tab w:val="left" w:pos="220"/>
          <w:tab w:val="left" w:pos="720"/>
        </w:tabs>
        <w:suppressAutoHyphens w:val="0"/>
        <w:autoSpaceDE w:val="0"/>
        <w:autoSpaceDN w:val="0"/>
        <w:adjustRightInd w:val="0"/>
        <w:spacing w:after="0" w:line="240" w:lineRule="auto"/>
        <w:ind w:hanging="720"/>
        <w:rPr>
          <w:rFonts w:ascii="ProximaNova-Regular" w:hAnsi="ProximaNova-Regular" w:cs="ProximaNova-Regular"/>
          <w:color w:val="4A4A4A"/>
          <w:sz w:val="32"/>
          <w:szCs w:val="32"/>
        </w:rPr>
      </w:pPr>
      <w:r>
        <w:rPr>
          <w:rFonts w:ascii="ProximaNova-Regular" w:hAnsi="ProximaNova-Regular" w:cs="ProximaNova-Regular"/>
          <w:color w:val="4A4A4A"/>
          <w:sz w:val="32"/>
          <w:szCs w:val="32"/>
        </w:rPr>
        <w:t>Poland, T.M. and D.G. McCullough. 2006. Emerald ash borer: invasion of the urban forest and the threat to North America’s ash resource. Journal of Forestry 104(3):118-124.</w:t>
      </w:r>
    </w:p>
    <w:p w14:paraId="549B86B8" w14:textId="77777777" w:rsidR="00961182" w:rsidRDefault="00961182" w:rsidP="008606F1">
      <w:pPr>
        <w:pStyle w:val="CommentText"/>
      </w:pPr>
      <w:r>
        <w:rPr>
          <w:rFonts w:ascii="ProximaNova-Regular" w:hAnsi="ProximaNova-Regular" w:cs="ProximaNova-Regular"/>
          <w:color w:val="4A4A4A"/>
          <w:sz w:val="32"/>
          <w:szCs w:val="32"/>
        </w:rPr>
        <w:t>Liebhold, A.M., T.T. Work, D.G. McCullough and J.F. Cavey. 2006. Airline baggage as a pathway for alien insect species entering the United States. American Entomologist 52:48-54.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C09B89" w15:done="0"/>
  <w15:commentEx w15:paraId="604A1A0D" w15:done="0"/>
  <w15:commentEx w15:paraId="621BD698" w15:done="0"/>
  <w15:commentEx w15:paraId="610480EC" w15:done="0"/>
  <w15:commentEx w15:paraId="04D2D9AB" w15:done="0"/>
  <w15:commentEx w15:paraId="27F5393C" w15:done="0"/>
  <w15:commentEx w15:paraId="05A16A8C" w15:done="0"/>
  <w15:commentEx w15:paraId="787FB89B" w15:done="0"/>
  <w15:commentEx w15:paraId="1C8135BC" w15:done="0"/>
  <w15:commentEx w15:paraId="23F71B9B" w15:done="0"/>
  <w15:commentEx w15:paraId="59EAC686" w15:done="0"/>
  <w15:commentEx w15:paraId="1ECEEBE2" w15:done="0"/>
  <w15:commentEx w15:paraId="033BF17B" w15:done="0"/>
  <w15:commentEx w15:paraId="2DABADE3" w15:done="0"/>
  <w15:commentEx w15:paraId="2E3AABC5" w15:done="0"/>
  <w15:commentEx w15:paraId="1BDC67EE" w15:done="0"/>
  <w15:commentEx w15:paraId="718BD440" w15:done="0"/>
  <w15:commentEx w15:paraId="1C5A7D55" w15:done="0"/>
  <w15:commentEx w15:paraId="5686F6E0" w15:done="0"/>
  <w15:commentEx w15:paraId="7E715D3E" w15:done="0"/>
  <w15:commentEx w15:paraId="5E130244" w15:done="0"/>
  <w15:commentEx w15:paraId="1A4AD687" w15:done="0"/>
  <w15:commentEx w15:paraId="4414BB21" w15:done="0"/>
  <w15:commentEx w15:paraId="5D4BDAFA" w15:done="0"/>
  <w15:commentEx w15:paraId="5E42B73C" w15:done="0"/>
  <w15:commentEx w15:paraId="4D378F4D" w15:done="0"/>
  <w15:commentEx w15:paraId="549B86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6AE10" w14:textId="77777777" w:rsidR="00F333B1" w:rsidRDefault="00F333B1">
      <w:pPr>
        <w:spacing w:after="0" w:line="240" w:lineRule="auto"/>
      </w:pPr>
      <w:r>
        <w:separator/>
      </w:r>
    </w:p>
  </w:endnote>
  <w:endnote w:type="continuationSeparator" w:id="0">
    <w:p w14:paraId="43C6214D" w14:textId="77777777" w:rsidR="00F333B1" w:rsidRDefault="00F333B1">
      <w:pPr>
        <w:spacing w:after="0" w:line="240" w:lineRule="auto"/>
      </w:pPr>
      <w:r>
        <w:continuationSeparator/>
      </w:r>
    </w:p>
  </w:endnote>
  <w:endnote w:id="1">
    <w:p w14:paraId="76F637A6" w14:textId="65ED6622" w:rsidR="35209F5E" w:rsidRDefault="35209F5E">
      <w:pPr>
        <w:pStyle w:val="EndnoteText"/>
        <w:pPrChange w:id="316" w:author="Diego Barahona" w:date="2016-02-01T20:16:00Z">
          <w:pPr/>
        </w:pPrChange>
      </w:pPr>
      <w:r w:rsidRPr="35209F5E">
        <w:rPr>
          <w:rStyle w:val="EndnoteReference"/>
          <w:rPrChange w:id="317" w:author="Diego Barahona" w:date="2016-02-01T20:16:00Z">
            <w:rPr/>
          </w:rPrChange>
        </w:rPr>
        <w:endnoteRef/>
      </w:r>
      <w:ins w:id="318" w:author="Diego Barahona" w:date="2016-02-01T20:16:00Z">
        <w:r>
          <w:t xml:space="preserve"> </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roximaNova-Regular">
    <w:altName w:val="Cambria"/>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8E023" w14:textId="77777777" w:rsidR="00F333B1" w:rsidRDefault="00F333B1">
      <w:pPr>
        <w:spacing w:after="0" w:line="240" w:lineRule="auto"/>
      </w:pPr>
      <w:r>
        <w:separator/>
      </w:r>
    </w:p>
  </w:footnote>
  <w:footnote w:type="continuationSeparator" w:id="0">
    <w:p w14:paraId="31C6D690" w14:textId="77777777" w:rsidR="00F333B1" w:rsidRDefault="00F333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Siderhurst">
    <w15:presenceInfo w15:providerId="AD" w15:userId="S-1-5-21-2631224873-401379111-1261166248-11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z0w59erdx5299eddtmpr05gape9x5errdvp&quot;&gt;CRB&lt;record-ids&gt;&lt;item&gt;2&lt;/item&gt;&lt;item&gt;12&lt;/item&gt;&lt;item&gt;18&lt;/item&gt;&lt;item&gt;19&lt;/item&gt;&lt;item&gt;21&lt;/item&gt;&lt;item&gt;22&lt;/item&gt;&lt;item&gt;28&lt;/item&gt;&lt;item&gt;29&lt;/item&gt;&lt;item&gt;30&lt;/item&gt;&lt;item&gt;31&lt;/item&gt;&lt;item&gt;32&lt;/item&gt;&lt;item&gt;33&lt;/item&gt;&lt;item&gt;34&lt;/item&gt;&lt;item&gt;35&lt;/item&gt;&lt;item&gt;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9A6144"/>
    <w:rsid w:val="000434B3"/>
    <w:rsid w:val="0004575D"/>
    <w:rsid w:val="00082703"/>
    <w:rsid w:val="00151D8B"/>
    <w:rsid w:val="002801FF"/>
    <w:rsid w:val="00280AE7"/>
    <w:rsid w:val="00295EC3"/>
    <w:rsid w:val="002B0AF5"/>
    <w:rsid w:val="00302950"/>
    <w:rsid w:val="003D75C2"/>
    <w:rsid w:val="00542827"/>
    <w:rsid w:val="00571D1C"/>
    <w:rsid w:val="005F1CCB"/>
    <w:rsid w:val="006E2C61"/>
    <w:rsid w:val="00702E34"/>
    <w:rsid w:val="007C40BA"/>
    <w:rsid w:val="008606F1"/>
    <w:rsid w:val="0086300C"/>
    <w:rsid w:val="008E5717"/>
    <w:rsid w:val="00913B13"/>
    <w:rsid w:val="00961182"/>
    <w:rsid w:val="00967A12"/>
    <w:rsid w:val="009974EB"/>
    <w:rsid w:val="009A6144"/>
    <w:rsid w:val="00A0473B"/>
    <w:rsid w:val="00A16D77"/>
    <w:rsid w:val="00A37F03"/>
    <w:rsid w:val="00A43A4F"/>
    <w:rsid w:val="00B250BE"/>
    <w:rsid w:val="00B4678F"/>
    <w:rsid w:val="00B605D6"/>
    <w:rsid w:val="00B82BFF"/>
    <w:rsid w:val="00B875AB"/>
    <w:rsid w:val="00B96705"/>
    <w:rsid w:val="00CB08AC"/>
    <w:rsid w:val="00D141CD"/>
    <w:rsid w:val="00D72F51"/>
    <w:rsid w:val="00D73AA3"/>
    <w:rsid w:val="00E458C6"/>
    <w:rsid w:val="00E709C5"/>
    <w:rsid w:val="00F0089D"/>
    <w:rsid w:val="00F333B1"/>
    <w:rsid w:val="35209F5E"/>
    <w:rsid w:val="79121E7F"/>
    <w:rsid w:val="7B63A2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0952B8"/>
  <w15:docId w15:val="{C2F7F7CE-0039-4C92-9DB4-C6EDD86E3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65B"/>
    <w:pPr>
      <w:suppressAutoHyphens/>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sid w:val="00C9451C"/>
    <w:rPr>
      <w:rFonts w:ascii="Tahoma" w:hAnsi="Tahoma" w:cs="Tahoma"/>
      <w:sz w:val="16"/>
      <w:szCs w:val="16"/>
    </w:rPr>
  </w:style>
  <w:style w:type="character" w:customStyle="1" w:styleId="InternetLink">
    <w:name w:val="Internet Link"/>
    <w:uiPriority w:val="99"/>
    <w:unhideWhenUsed/>
    <w:rsid w:val="00486E52"/>
    <w:rPr>
      <w:color w:val="0000FF"/>
      <w:u w:val="single"/>
      <w:lang w:val="uz-Cyrl-UZ" w:eastAsia="uz-Cyrl-UZ" w:bidi="uz-Cyrl-UZ"/>
    </w:rPr>
  </w:style>
  <w:style w:type="character" w:styleId="CommentReference">
    <w:name w:val="annotation reference"/>
    <w:uiPriority w:val="99"/>
    <w:semiHidden/>
    <w:unhideWhenUsed/>
    <w:rsid w:val="006F5F84"/>
    <w:rPr>
      <w:sz w:val="16"/>
      <w:szCs w:val="16"/>
    </w:rPr>
  </w:style>
  <w:style w:type="character" w:customStyle="1" w:styleId="CommentTextChar">
    <w:name w:val="Comment Text Char"/>
    <w:link w:val="CommentText"/>
    <w:uiPriority w:val="99"/>
    <w:semiHidden/>
    <w:rsid w:val="006F5F84"/>
    <w:rPr>
      <w:sz w:val="20"/>
      <w:szCs w:val="20"/>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character" w:styleId="Emphasis">
    <w:name w:val="Emphasis"/>
    <w:uiPriority w:val="20"/>
    <w:qFormat/>
    <w:rsid w:val="00623637"/>
    <w:rPr>
      <w:i/>
      <w:iCs/>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neNumbering">
    <w:name w:val="Line Numbering"/>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paragraph" w:styleId="CommentSubject">
    <w:name w:val="annotation subject"/>
    <w:basedOn w:val="CommentText"/>
    <w:link w:val="CommentSubjectChar"/>
    <w:uiPriority w:val="99"/>
    <w:semiHidden/>
    <w:unhideWhenUsed/>
    <w:rsid w:val="006F5F84"/>
    <w:rPr>
      <w:b/>
      <w:bCs/>
    </w:rPr>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uiPriority w:val="99"/>
    <w:semiHidden/>
    <w:rsid w:val="002F196D"/>
    <w:pPr>
      <w:suppressAutoHyphens/>
    </w:pPr>
    <w:rPr>
      <w:sz w:val="22"/>
      <w:szCs w:val="22"/>
    </w:rPr>
  </w:style>
  <w:style w:type="paragraph" w:customStyle="1" w:styleId="ColorfulShading-Accent11">
    <w:name w:val="Colorful Shading - Accent 11"/>
    <w:uiPriority w:val="71"/>
    <w:unhideWhenUsed/>
    <w:rsid w:val="008C1CA7"/>
    <w:pPr>
      <w:suppressAutoHyphens/>
    </w:pPr>
    <w:rPr>
      <w:sz w:val="22"/>
      <w:szCs w:val="22"/>
    </w:rPr>
  </w:style>
  <w:style w:type="paragraph" w:styleId="Revision">
    <w:name w:val="Revision"/>
    <w:uiPriority w:val="71"/>
    <w:rsid w:val="005524C9"/>
    <w:pPr>
      <w:suppressAutoHyphens/>
    </w:pPr>
    <w:rPr>
      <w:sz w:val="22"/>
      <w:szCs w:val="22"/>
    </w:rPr>
  </w:style>
  <w:style w:type="table" w:styleId="TableGrid">
    <w:name w:val="Table Grid"/>
    <w:basedOn w:val="TableNormal"/>
    <w:uiPriority w:val="59"/>
    <w:rsid w:val="00822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03313A"/>
    <w:tblPr>
      <w:tblStyleRowBandSize w:val="1"/>
      <w:tblStyleColBandSize w:val="1"/>
    </w:tblPr>
    <w:tblStylePr w:type="firstRow">
      <w:rPr>
        <w:i/>
        <w:sz w:val="26"/>
      </w:rPr>
      <w:tblPr/>
      <w:tcPr>
        <w:tcBorders>
          <w:bottom w:val="single" w:sz="4" w:space="0" w:color="7F7F7F"/>
        </w:tcBorders>
        <w:shd w:val="clear" w:color="auto" w:fill="FFFFFF"/>
      </w:tcPr>
    </w:tblStylePr>
    <w:tblStylePr w:type="lastRow">
      <w:rPr>
        <w:i/>
        <w:sz w:val="26"/>
      </w:rPr>
      <w:tblPr/>
      <w:tcPr>
        <w:tcBorders>
          <w:top w:val="single" w:sz="4" w:space="0" w:color="7F7F7F"/>
        </w:tcBorders>
        <w:shd w:val="clear" w:color="auto" w:fill="FFFFFF"/>
      </w:tcPr>
    </w:tblStylePr>
    <w:tblStylePr w:type="firstCol">
      <w:pPr>
        <w:jc w:val="right"/>
      </w:pPr>
      <w:rPr>
        <w:i/>
        <w:sz w:val="26"/>
      </w:rPr>
      <w:tblPr/>
      <w:tcPr>
        <w:tcBorders>
          <w:right w:val="single" w:sz="4" w:space="0" w:color="7F7F7F"/>
        </w:tcBorders>
        <w:shd w:val="clear" w:color="auto" w:fill="FFFFFF"/>
      </w:tcPr>
    </w:tblStylePr>
    <w:tblStylePr w:type="lastCol">
      <w:rPr>
        <w:i/>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ndNoteBibliographyTitle">
    <w:name w:val="EndNote Bibliography Title"/>
    <w:basedOn w:val="Normal"/>
    <w:rsid w:val="00E458C6"/>
    <w:pPr>
      <w:spacing w:after="0"/>
      <w:jc w:val="center"/>
    </w:pPr>
  </w:style>
  <w:style w:type="paragraph" w:customStyle="1" w:styleId="EndNoteBibliography">
    <w:name w:val="EndNote Bibliography"/>
    <w:basedOn w:val="Normal"/>
    <w:rsid w:val="00E458C6"/>
    <w:pPr>
      <w:spacing w:line="240" w:lineRule="auto"/>
      <w:jc w:val="both"/>
    </w:pPr>
  </w:style>
  <w:style w:type="character" w:styleId="Hyperlink">
    <w:name w:val="Hyperlink"/>
    <w:basedOn w:val="DefaultParagraphFont"/>
    <w:uiPriority w:val="99"/>
    <w:unhideWhenUsed/>
    <w:rsid w:val="00E458C6"/>
    <w:rPr>
      <w:color w:val="0563C1" w:themeColor="hyperlink"/>
      <w:u w:val="single"/>
    </w:rPr>
  </w:style>
  <w:style w:type="paragraph" w:customStyle="1" w:styleId="EndNoteCategoryHeading">
    <w:name w:val="EndNote Category Heading"/>
    <w:basedOn w:val="Normal"/>
    <w:rsid w:val="00D73AA3"/>
    <w:pPr>
      <w:spacing w:before="120" w:after="120"/>
    </w:pPr>
    <w:rPr>
      <w:b/>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PlainText">
    <w:name w:val="Plain Text"/>
    <w:basedOn w:val="Normal"/>
    <w:link w:val="PlainTextChar"/>
    <w:uiPriority w:val="99"/>
    <w:unhideWhenUsed/>
    <w:rsid w:val="00702E34"/>
    <w:pPr>
      <w:suppressAutoHyphens w:val="0"/>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702E34"/>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matthew.siderhurst@emu.edu" TargetMode="External"/><Relationship Id="rId13" Type="http://schemas.openxmlformats.org/officeDocument/2006/relationships/hyperlink" Target="http://dx.doi.org/10.1016/0022-2011(75)90088-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11407-D5D4-42D1-A2E6-C2208D0F5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21</Pages>
  <Words>9194</Words>
  <Characters>52408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Eastern Mennonite University</Company>
  <LinksUpToDate>false</LinksUpToDate>
  <CharactersWithSpaces>61480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Siderhurst</dc:creator>
  <cp:keywords/>
  <dc:description/>
  <cp:lastModifiedBy>Matthew Siderhurst</cp:lastModifiedBy>
  <cp:revision>1</cp:revision>
  <dcterms:created xsi:type="dcterms:W3CDTF">2016-03-10T20:52:00Z</dcterms:created>
  <dcterms:modified xsi:type="dcterms:W3CDTF">2016-03-15T19:53:00Z</dcterms:modified>
  <dc:language>en-US</dc:language>
</cp:coreProperties>
</file>