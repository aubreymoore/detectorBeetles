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76B07E" w14:textId="77777777" w:rsidR="009A6144" w:rsidRDefault="00A43A4F">
      <w:pPr>
        <w:spacing w:after="0" w:line="480" w:lineRule="auto"/>
        <w:rPr>
          <w:sz w:val="24"/>
          <w:szCs w:val="24"/>
        </w:rPr>
      </w:pPr>
      <w:bookmarkStart w:id="0" w:name="__UnoMark__360_528339393"/>
      <w:bookmarkEnd w:id="0"/>
      <w:r>
        <w:rPr>
          <w:sz w:val="24"/>
          <w:szCs w:val="24"/>
        </w:rPr>
        <w:t xml:space="preserve">Matthew S. Siderhurst </w:t>
      </w:r>
      <w:r>
        <w:rPr>
          <w:sz w:val="24"/>
          <w:szCs w:val="24"/>
        </w:rPr>
        <w:tab/>
      </w:r>
      <w:r>
        <w:rPr>
          <w:sz w:val="24"/>
          <w:szCs w:val="24"/>
        </w:rPr>
        <w:tab/>
      </w:r>
      <w:r>
        <w:rPr>
          <w:sz w:val="24"/>
          <w:szCs w:val="24"/>
        </w:rPr>
        <w:tab/>
      </w:r>
      <w:r>
        <w:rPr>
          <w:sz w:val="24"/>
          <w:szCs w:val="24"/>
        </w:rPr>
        <w:tab/>
      </w:r>
      <w:r>
        <w:rPr>
          <w:sz w:val="24"/>
          <w:szCs w:val="24"/>
        </w:rPr>
        <w:tab/>
        <w:t xml:space="preserve">                 Environmental Entomology</w:t>
      </w:r>
      <w:r>
        <w:rPr>
          <w:sz w:val="24"/>
          <w:szCs w:val="24"/>
        </w:rPr>
        <w:tab/>
        <w:t xml:space="preserve">                                            </w:t>
      </w:r>
    </w:p>
    <w:p w14:paraId="1C5D8002" w14:textId="77777777" w:rsidR="009A6144" w:rsidRDefault="00A43A4F">
      <w:pPr>
        <w:spacing w:after="0" w:line="480" w:lineRule="auto"/>
        <w:rPr>
          <w:sz w:val="24"/>
          <w:szCs w:val="24"/>
        </w:rPr>
      </w:pPr>
      <w:r>
        <w:rPr>
          <w:sz w:val="24"/>
          <w:szCs w:val="24"/>
        </w:rPr>
        <w:t xml:space="preserve">Eastern Mennonite University  </w:t>
      </w:r>
      <w:r>
        <w:rPr>
          <w:sz w:val="24"/>
          <w:szCs w:val="24"/>
        </w:rPr>
        <w:tab/>
      </w:r>
      <w:r>
        <w:rPr>
          <w:sz w:val="24"/>
          <w:szCs w:val="24"/>
        </w:rPr>
        <w:tab/>
      </w:r>
      <w:r>
        <w:rPr>
          <w:sz w:val="24"/>
          <w:szCs w:val="24"/>
        </w:rPr>
        <w:tab/>
        <w:t xml:space="preserve">          </w:t>
      </w:r>
    </w:p>
    <w:p w14:paraId="4A0482F9" w14:textId="77777777" w:rsidR="009A6144" w:rsidRDefault="00A43A4F">
      <w:pPr>
        <w:spacing w:after="0" w:line="480" w:lineRule="auto"/>
        <w:rPr>
          <w:sz w:val="24"/>
          <w:szCs w:val="24"/>
        </w:rPr>
      </w:pPr>
      <w:r>
        <w:rPr>
          <w:sz w:val="24"/>
          <w:szCs w:val="24"/>
        </w:rPr>
        <w:t>1200 Park Rd., Harrisonburg, VA  22802, USA</w:t>
      </w:r>
    </w:p>
    <w:p w14:paraId="2A2177C7" w14:textId="77777777" w:rsidR="009A6144" w:rsidRDefault="00A43A4F">
      <w:pPr>
        <w:spacing w:after="0" w:line="480" w:lineRule="auto"/>
        <w:rPr>
          <w:sz w:val="24"/>
          <w:szCs w:val="24"/>
        </w:rPr>
      </w:pPr>
      <w:r>
        <w:rPr>
          <w:sz w:val="24"/>
          <w:szCs w:val="24"/>
        </w:rPr>
        <w:t xml:space="preserve">+1 (540) 432 4382 </w:t>
      </w:r>
    </w:p>
    <w:p w14:paraId="60FCE7A8" w14:textId="77777777" w:rsidR="009A6144" w:rsidRDefault="00C441F5">
      <w:pPr>
        <w:spacing w:after="0" w:line="480" w:lineRule="auto"/>
        <w:rPr>
          <w:rStyle w:val="InternetLink"/>
          <w:sz w:val="24"/>
          <w:szCs w:val="24"/>
        </w:rPr>
      </w:pPr>
      <w:hyperlink r:id="rId8">
        <w:r w:rsidR="00A43A4F">
          <w:rPr>
            <w:rStyle w:val="InternetLink"/>
            <w:sz w:val="24"/>
            <w:szCs w:val="24"/>
          </w:rPr>
          <w:t>matthew.siderhurst@emu.edu</w:t>
        </w:r>
      </w:hyperlink>
    </w:p>
    <w:p w14:paraId="614FF41E" w14:textId="77777777" w:rsidR="009A6144" w:rsidRDefault="009A6144">
      <w:pPr>
        <w:spacing w:after="0" w:line="480" w:lineRule="auto"/>
        <w:rPr>
          <w:b/>
          <w:sz w:val="24"/>
          <w:szCs w:val="24"/>
        </w:rPr>
      </w:pPr>
    </w:p>
    <w:p w14:paraId="535505CE" w14:textId="77777777" w:rsidR="009A6144" w:rsidRDefault="00A43A4F">
      <w:pPr>
        <w:spacing w:after="0" w:line="480" w:lineRule="auto"/>
        <w:rPr>
          <w:b/>
          <w:iCs/>
          <w:sz w:val="32"/>
          <w:szCs w:val="32"/>
          <w:lang w:val="en"/>
        </w:rPr>
      </w:pPr>
      <w:r>
        <w:rPr>
          <w:b/>
          <w:sz w:val="32"/>
          <w:szCs w:val="32"/>
        </w:rPr>
        <w:t xml:space="preserve">Judas Beetles: Discovering Cryptic Breeding Sites by Radio Tracking Coconut Rhinoceros Beetles, </w:t>
      </w:r>
      <w:r>
        <w:rPr>
          <w:b/>
          <w:i/>
          <w:iCs/>
          <w:sz w:val="32"/>
          <w:szCs w:val="32"/>
          <w:lang w:val="en"/>
        </w:rPr>
        <w:t>Oryctes rhinoceros</w:t>
      </w:r>
      <w:r>
        <w:rPr>
          <w:b/>
          <w:iCs/>
          <w:sz w:val="32"/>
          <w:szCs w:val="32"/>
          <w:lang w:val="en"/>
        </w:rPr>
        <w:t xml:space="preserve"> (Coleoptera: Scarabaeidae)</w:t>
      </w:r>
    </w:p>
    <w:p w14:paraId="7FCC80AE" w14:textId="77777777" w:rsidR="009A6144" w:rsidRDefault="009A6144">
      <w:pPr>
        <w:spacing w:after="0" w:line="480" w:lineRule="auto"/>
        <w:rPr>
          <w:b/>
          <w:sz w:val="24"/>
          <w:szCs w:val="24"/>
        </w:rPr>
      </w:pPr>
    </w:p>
    <w:p w14:paraId="63719309" w14:textId="77777777" w:rsidR="009A6144" w:rsidRDefault="00A43A4F">
      <w:pPr>
        <w:spacing w:after="0" w:line="480" w:lineRule="auto"/>
        <w:rPr>
          <w:b/>
          <w:sz w:val="24"/>
          <w:szCs w:val="24"/>
        </w:rPr>
      </w:pPr>
      <w:commentRangeStart w:id="1"/>
      <w:r>
        <w:rPr>
          <w:b/>
          <w:sz w:val="24"/>
          <w:szCs w:val="24"/>
        </w:rPr>
        <w:t>Diego ?. Barahona</w:t>
      </w:r>
      <w:r>
        <w:rPr>
          <w:b/>
          <w:sz w:val="24"/>
          <w:szCs w:val="24"/>
          <w:vertAlign w:val="superscript"/>
        </w:rPr>
        <w:t>1</w:t>
      </w:r>
      <w:r>
        <w:rPr>
          <w:b/>
          <w:sz w:val="24"/>
          <w:szCs w:val="24"/>
        </w:rPr>
        <w:t>, Katherine A. Lehman</w:t>
      </w:r>
      <w:r>
        <w:rPr>
          <w:b/>
          <w:sz w:val="24"/>
          <w:szCs w:val="24"/>
          <w:vertAlign w:val="superscript"/>
        </w:rPr>
        <w:t>1</w:t>
      </w:r>
      <w:r>
        <w:rPr>
          <w:b/>
          <w:sz w:val="24"/>
          <w:szCs w:val="24"/>
        </w:rPr>
        <w:t>, Aubrey Moore</w:t>
      </w:r>
      <w:r>
        <w:rPr>
          <w:b/>
          <w:sz w:val="24"/>
          <w:szCs w:val="24"/>
          <w:vertAlign w:val="superscript"/>
        </w:rPr>
        <w:t>2</w:t>
      </w:r>
      <w:r>
        <w:rPr>
          <w:b/>
          <w:sz w:val="24"/>
          <w:szCs w:val="24"/>
        </w:rPr>
        <w:t>, Dominick ?. Skabeikis</w:t>
      </w:r>
      <w:r>
        <w:rPr>
          <w:b/>
          <w:sz w:val="24"/>
          <w:szCs w:val="24"/>
          <w:vertAlign w:val="superscript"/>
        </w:rPr>
        <w:t>3</w:t>
      </w:r>
      <w:r>
        <w:rPr>
          <w:b/>
          <w:sz w:val="24"/>
          <w:szCs w:val="24"/>
        </w:rPr>
        <w:t>, Ian R. Iriarte</w:t>
      </w:r>
      <w:r>
        <w:rPr>
          <w:b/>
          <w:sz w:val="24"/>
          <w:szCs w:val="24"/>
          <w:vertAlign w:val="superscript"/>
        </w:rPr>
        <w:t>2</w:t>
      </w:r>
      <w:r>
        <w:rPr>
          <w:b/>
          <w:sz w:val="24"/>
          <w:szCs w:val="24"/>
        </w:rPr>
        <w:t>,</w:t>
      </w:r>
      <w:r>
        <w:rPr>
          <w:b/>
          <w:sz w:val="24"/>
          <w:szCs w:val="24"/>
          <w:vertAlign w:val="superscript"/>
        </w:rPr>
        <w:t xml:space="preserve"> </w:t>
      </w:r>
      <w:r>
        <w:rPr>
          <w:b/>
          <w:sz w:val="24"/>
          <w:szCs w:val="24"/>
        </w:rPr>
        <w:t>Eric B. Jang</w:t>
      </w:r>
      <w:r>
        <w:rPr>
          <w:b/>
          <w:sz w:val="24"/>
          <w:szCs w:val="24"/>
          <w:vertAlign w:val="superscript"/>
        </w:rPr>
        <w:t>3</w:t>
      </w:r>
      <w:r>
        <w:rPr>
          <w:b/>
          <w:sz w:val="24"/>
          <w:szCs w:val="24"/>
        </w:rPr>
        <w:t>, Matthew S. Siderhurst</w:t>
      </w:r>
      <w:r>
        <w:rPr>
          <w:b/>
          <w:sz w:val="24"/>
          <w:szCs w:val="24"/>
          <w:vertAlign w:val="superscript"/>
        </w:rPr>
        <w:t>1</w:t>
      </w:r>
      <w:r>
        <w:rPr>
          <w:b/>
          <w:sz w:val="24"/>
          <w:szCs w:val="24"/>
        </w:rPr>
        <w:t>*</w:t>
      </w:r>
      <w:commentRangeEnd w:id="1"/>
      <w:r>
        <w:rPr>
          <w:b/>
          <w:sz w:val="24"/>
          <w:szCs w:val="24"/>
        </w:rPr>
        <w:commentReference w:id="1"/>
      </w:r>
    </w:p>
    <w:p w14:paraId="1722BBFB" w14:textId="77777777" w:rsidR="009A6144" w:rsidRDefault="009A6144">
      <w:pPr>
        <w:spacing w:after="0" w:line="480" w:lineRule="auto"/>
        <w:rPr>
          <w:sz w:val="24"/>
          <w:szCs w:val="24"/>
          <w:vertAlign w:val="superscript"/>
        </w:rPr>
      </w:pPr>
    </w:p>
    <w:p w14:paraId="2A923B64" w14:textId="77777777" w:rsidR="009A6144" w:rsidRDefault="00A43A4F">
      <w:pPr>
        <w:spacing w:after="0" w:line="480" w:lineRule="auto"/>
        <w:contextualSpacing/>
        <w:rPr>
          <w:sz w:val="24"/>
          <w:szCs w:val="24"/>
        </w:rPr>
      </w:pPr>
      <w:r>
        <w:rPr>
          <w:sz w:val="24"/>
          <w:szCs w:val="24"/>
          <w:vertAlign w:val="superscript"/>
        </w:rPr>
        <w:t xml:space="preserve">1 </w:t>
      </w:r>
      <w:r>
        <w:rPr>
          <w:sz w:val="24"/>
          <w:szCs w:val="24"/>
        </w:rPr>
        <w:t>Department of Chemistry, Eastern Mennonite University, 1200 Park Road, Harrisonburg, VA, 22802, USA</w:t>
      </w:r>
    </w:p>
    <w:p w14:paraId="46FD2F70" w14:textId="77777777" w:rsidR="009A6144" w:rsidRDefault="00A43A4F">
      <w:pPr>
        <w:spacing w:after="0" w:line="480" w:lineRule="auto"/>
        <w:contextualSpacing/>
        <w:rPr>
          <w:sz w:val="24"/>
          <w:szCs w:val="24"/>
        </w:rPr>
      </w:pPr>
      <w:r>
        <w:rPr>
          <w:sz w:val="24"/>
          <w:szCs w:val="24"/>
          <w:vertAlign w:val="superscript"/>
        </w:rPr>
        <w:t>2</w:t>
      </w:r>
      <w:r>
        <w:rPr>
          <w:sz w:val="24"/>
          <w:szCs w:val="24"/>
        </w:rPr>
        <w:t xml:space="preserve"> College of Natural and Applied Sciences, University of Guam, Mangilao, Guam 96923, USA</w:t>
      </w:r>
    </w:p>
    <w:p w14:paraId="7A11B9CB" w14:textId="77777777" w:rsidR="009A6144" w:rsidRDefault="00A43A4F">
      <w:pPr>
        <w:spacing w:after="0" w:line="480" w:lineRule="auto"/>
        <w:contextualSpacing/>
        <w:rPr>
          <w:sz w:val="24"/>
          <w:szCs w:val="24"/>
        </w:rPr>
      </w:pPr>
      <w:r>
        <w:rPr>
          <w:sz w:val="24"/>
          <w:szCs w:val="24"/>
          <w:vertAlign w:val="superscript"/>
        </w:rPr>
        <w:t>3</w:t>
      </w:r>
      <w:r>
        <w:rPr>
          <w:sz w:val="24"/>
          <w:szCs w:val="24"/>
        </w:rPr>
        <w:t xml:space="preserve"> Daniel K. Inouye U.S. Pacific Basin Agricultural Research Center, Agricultural Research Service,</w:t>
      </w:r>
    </w:p>
    <w:p w14:paraId="1511A659" w14:textId="77777777" w:rsidR="009A6144" w:rsidRDefault="00A43A4F">
      <w:pPr>
        <w:spacing w:after="0" w:line="480" w:lineRule="auto"/>
        <w:contextualSpacing/>
        <w:rPr>
          <w:sz w:val="24"/>
          <w:szCs w:val="24"/>
        </w:rPr>
      </w:pPr>
      <w:r>
        <w:rPr>
          <w:sz w:val="24"/>
          <w:szCs w:val="24"/>
        </w:rPr>
        <w:t>United States Department of Agricultural, 64 Nowelo St., Hilo, HI 96720, USA</w:t>
      </w:r>
    </w:p>
    <w:p w14:paraId="612752B6" w14:textId="77777777" w:rsidR="009A6144" w:rsidRDefault="009A6144">
      <w:pPr>
        <w:spacing w:after="0" w:line="480" w:lineRule="auto"/>
        <w:contextualSpacing/>
        <w:rPr>
          <w:sz w:val="24"/>
          <w:szCs w:val="24"/>
        </w:rPr>
      </w:pPr>
    </w:p>
    <w:p w14:paraId="3C9CFAAA" w14:textId="77777777" w:rsidR="009A6144" w:rsidRDefault="00A43A4F">
      <w:pPr>
        <w:spacing w:after="0" w:line="480" w:lineRule="auto"/>
        <w:rPr>
          <w:sz w:val="24"/>
          <w:szCs w:val="24"/>
        </w:rPr>
      </w:pPr>
      <w:r>
        <w:rPr>
          <w:sz w:val="24"/>
          <w:szCs w:val="24"/>
        </w:rPr>
        <w:t>* Author to whom correspondence should be addressed.</w:t>
      </w:r>
    </w:p>
    <w:p w14:paraId="6D4930D5" w14:textId="77777777" w:rsidR="009A6144" w:rsidRDefault="009A6144">
      <w:pPr>
        <w:spacing w:after="0" w:line="480" w:lineRule="auto"/>
        <w:rPr>
          <w:sz w:val="24"/>
          <w:szCs w:val="24"/>
        </w:rPr>
      </w:pPr>
    </w:p>
    <w:p w14:paraId="2BE35CDB" w14:textId="77777777" w:rsidR="009A6144" w:rsidRDefault="00A43A4F">
      <w:pPr>
        <w:spacing w:after="0" w:line="480" w:lineRule="auto"/>
        <w:jc w:val="both"/>
        <w:rPr>
          <w:b/>
          <w:sz w:val="28"/>
          <w:szCs w:val="28"/>
        </w:rPr>
      </w:pPr>
      <w:r>
        <w:rPr>
          <w:b/>
          <w:sz w:val="28"/>
          <w:szCs w:val="28"/>
        </w:rPr>
        <w:lastRenderedPageBreak/>
        <w:t>Abstract</w:t>
      </w:r>
    </w:p>
    <w:p w14:paraId="4C6E129A" w14:textId="77777777" w:rsidR="009A6144" w:rsidRDefault="00A43A4F">
      <w:pPr>
        <w:spacing w:after="0" w:line="480" w:lineRule="auto"/>
        <w:jc w:val="both"/>
        <w:rPr>
          <w:rFonts w:eastAsia="Cambria" w:cs="Cambria"/>
          <w:sz w:val="24"/>
          <w:szCs w:val="24"/>
          <w:lang w:val="en"/>
        </w:rPr>
      </w:pPr>
      <w:r>
        <w:rPr>
          <w:rFonts w:eastAsia="Cambria" w:cs="Cambria"/>
          <w:sz w:val="24"/>
          <w:szCs w:val="24"/>
          <w:lang w:val="en"/>
        </w:rPr>
        <w:t xml:space="preserve">The coconut rhinoceros beetle (CRB), </w:t>
      </w:r>
      <w:r>
        <w:rPr>
          <w:rFonts w:eastAsia="Cambria" w:cs="Cambria"/>
          <w:i/>
          <w:iCs/>
          <w:sz w:val="24"/>
          <w:szCs w:val="24"/>
          <w:lang w:val="en"/>
        </w:rPr>
        <w:t xml:space="preserve">Oryctes rhinoceros </w:t>
      </w:r>
      <w:r>
        <w:rPr>
          <w:rFonts w:eastAsia="Cambria" w:cs="Cambria"/>
          <w:sz w:val="24"/>
          <w:szCs w:val="24"/>
          <w:lang w:val="en"/>
        </w:rPr>
        <w:t xml:space="preserve">L., is a serious pest of coconut trees and other palms throughout </w:t>
      </w:r>
      <w:del w:id="2" w:author="Aubrey Moore" w:date="2016-01-07T12:15:00Z">
        <w:r>
          <w:rPr>
            <w:rFonts w:eastAsia="Cambria" w:cs="Cambria"/>
            <w:sz w:val="24"/>
            <w:szCs w:val="24"/>
            <w:lang w:val="en"/>
          </w:rPr>
          <w:delText xml:space="preserve">the Pacific and </w:delText>
        </w:r>
      </w:del>
      <w:r>
        <w:rPr>
          <w:rFonts w:eastAsia="Cambria" w:cs="Cambria"/>
          <w:sz w:val="24"/>
          <w:szCs w:val="24"/>
          <w:lang w:val="en"/>
        </w:rPr>
        <w:t>Southeast Asia</w:t>
      </w:r>
      <w:ins w:id="3" w:author="Aubrey Moore" w:date="2016-01-07T12:15:00Z">
        <w:r>
          <w:rPr>
            <w:rFonts w:eastAsia="Cambria" w:cs="Cambria"/>
            <w:sz w:val="24"/>
            <w:szCs w:val="24"/>
            <w:lang w:val="en"/>
          </w:rPr>
          <w:t xml:space="preserve"> and on </w:t>
        </w:r>
        <w:del w:id="4" w:author="Diego Barahona" w:date="2016-02-11T12:58:00Z">
          <w:r w:rsidDel="00D2781D">
            <w:rPr>
              <w:rFonts w:eastAsia="Cambria" w:cs="Cambria"/>
              <w:sz w:val="24"/>
              <w:szCs w:val="24"/>
              <w:lang w:val="en"/>
            </w:rPr>
            <w:delText xml:space="preserve"> </w:delText>
          </w:r>
        </w:del>
        <w:r>
          <w:rPr>
            <w:rFonts w:eastAsia="Cambria" w:cs="Cambria"/>
            <w:sz w:val="24"/>
            <w:szCs w:val="24"/>
            <w:lang w:val="en"/>
          </w:rPr>
          <w:t>several Pacific Islands</w:t>
        </w:r>
      </w:ins>
      <w:r>
        <w:rPr>
          <w:rFonts w:eastAsia="Cambria" w:cs="Cambria"/>
          <w:sz w:val="24"/>
          <w:szCs w:val="24"/>
          <w:lang w:val="en"/>
        </w:rPr>
        <w:t xml:space="preserve">.  </w:t>
      </w:r>
      <w:ins w:id="5" w:author="Aubrey Moore" w:date="2016-01-07T12:18:00Z">
        <w:r>
          <w:rPr>
            <w:rFonts w:eastAsia="Cambria" w:cs="Cambria"/>
            <w:sz w:val="24"/>
            <w:szCs w:val="24"/>
            <w:lang w:val="en"/>
          </w:rPr>
          <w:t>Adults kill palms when they bore into crowns to feed on sap</w:t>
        </w:r>
      </w:ins>
      <w:ins w:id="6" w:author="Aubrey Moore" w:date="2016-01-07T12:19:00Z">
        <w:r>
          <w:rPr>
            <w:rFonts w:eastAsia="Cambria" w:cs="Cambria"/>
            <w:sz w:val="24"/>
            <w:szCs w:val="24"/>
            <w:lang w:val="en"/>
          </w:rPr>
          <w:t xml:space="preserve">. Larvae feed only dead plant material at </w:t>
        </w:r>
      </w:ins>
      <w:ins w:id="7" w:author="Aubrey Moore" w:date="2016-01-07T12:20:00Z">
        <w:r>
          <w:rPr>
            <w:rFonts w:eastAsia="Cambria" w:cs="Cambria"/>
            <w:sz w:val="24"/>
            <w:szCs w:val="24"/>
            <w:lang w:val="en"/>
          </w:rPr>
          <w:t xml:space="preserve">breeding sites. </w:t>
        </w:r>
      </w:ins>
      <w:ins w:id="8" w:author="Aubrey Moore" w:date="2016-01-07T12:22:00Z">
        <w:r>
          <w:rPr>
            <w:rFonts w:eastAsia="Cambria" w:cs="Cambria"/>
            <w:sz w:val="24"/>
            <w:szCs w:val="24"/>
            <w:lang w:val="en"/>
          </w:rPr>
          <w:t>E</w:t>
        </w:r>
      </w:ins>
      <w:ins w:id="9" w:author="Aubrey Moore" w:date="2016-01-07T12:21:00Z">
        <w:r>
          <w:rPr>
            <w:rFonts w:eastAsia="Cambria" w:cs="Cambria"/>
            <w:sz w:val="24"/>
            <w:szCs w:val="24"/>
            <w:lang w:val="en"/>
          </w:rPr>
          <w:t xml:space="preserve">radication is possible if all breeding sites are located and destroyed. </w:t>
        </w:r>
      </w:ins>
      <w:ins w:id="10" w:author="Aubrey Moore" w:date="2016-01-07T12:45:00Z">
        <w:r>
          <w:rPr>
            <w:rFonts w:eastAsia="Cambria" w:cs="Cambria"/>
            <w:sz w:val="24"/>
            <w:szCs w:val="24"/>
            <w:lang w:val="en"/>
          </w:rPr>
          <w:t>A</w:t>
        </w:r>
      </w:ins>
      <w:ins w:id="11" w:author="Aubrey Moore" w:date="2016-01-07T12:24:00Z">
        <w:r>
          <w:rPr>
            <w:rFonts w:eastAsia="Cambria" w:cs="Cambria"/>
            <w:sz w:val="24"/>
            <w:szCs w:val="24"/>
            <w:lang w:val="en"/>
          </w:rPr>
          <w:t xml:space="preserve"> field trial was performed on Guam to test the feasibility of using</w:t>
        </w:r>
      </w:ins>
      <w:ins w:id="12" w:author="Aubrey Moore" w:date="2016-01-07T12:25:00Z">
        <w:r>
          <w:rPr>
            <w:rFonts w:eastAsia="Cambria" w:cs="Cambria"/>
            <w:sz w:val="24"/>
            <w:szCs w:val="24"/>
            <w:lang w:val="en"/>
          </w:rPr>
          <w:t xml:space="preserve"> radio-tagged adults to discover cryptic breeding sites. </w:t>
        </w:r>
      </w:ins>
      <w:ins w:id="13" w:author="Aubrey Moore" w:date="2016-01-07T12:46:00Z">
        <w:r>
          <w:rPr>
            <w:rFonts w:eastAsia="Cambria" w:cs="Cambria"/>
            <w:sz w:val="24"/>
            <w:szCs w:val="24"/>
            <w:lang w:val="en"/>
          </w:rPr>
          <w:t>Of 33</w:t>
        </w:r>
      </w:ins>
      <w:ins w:id="14" w:author="Aubrey Moore" w:date="2016-01-07T12:45:00Z">
        <w:r>
          <w:rPr>
            <w:rFonts w:eastAsia="Cambria" w:cs="Cambria"/>
            <w:sz w:val="24"/>
            <w:szCs w:val="24"/>
            <w:lang w:val="en"/>
          </w:rPr>
          <w:t xml:space="preserve"> radio-tagged </w:t>
        </w:r>
      </w:ins>
      <w:ins w:id="15" w:author="Aubrey Moore" w:date="2016-01-07T12:44:00Z">
        <w:r>
          <w:rPr>
            <w:rFonts w:eastAsia="Cambria" w:cs="Cambria"/>
            <w:sz w:val="24"/>
            <w:szCs w:val="24"/>
            <w:lang w:val="en"/>
          </w:rPr>
          <w:t>beetles that were released, 19 were successfully tracked to landing sites, X of which were considered to be active or potential breeding sites. The remaining 14 beetles were lost when they flew beyond the range of our receivers.</w:t>
        </w:r>
      </w:ins>
      <w:ins w:id="16" w:author="Aubrey Moore" w:date="2016-01-07T12:48:00Z">
        <w:r>
          <w:rPr>
            <w:rFonts w:eastAsia="Cambria" w:cs="Cambria"/>
            <w:sz w:val="24"/>
            <w:szCs w:val="24"/>
            <w:lang w:val="en"/>
          </w:rPr>
          <w:t xml:space="preserve"> </w:t>
        </w:r>
      </w:ins>
      <w:ins w:id="17" w:author="Aubrey Moore" w:date="2016-01-07T13:00:00Z">
        <w:r>
          <w:rPr>
            <w:rFonts w:eastAsia="Cambria" w:cs="Cambria"/>
            <w:sz w:val="24"/>
            <w:szCs w:val="24"/>
            <w:lang w:val="en"/>
          </w:rPr>
          <w:t xml:space="preserve">None of the radio-tagged beetles were caught in </w:t>
        </w:r>
      </w:ins>
      <w:ins w:id="18" w:author="Aubrey Moore" w:date="2016-01-07T13:05:00Z">
        <w:r>
          <w:rPr>
            <w:rFonts w:eastAsia="Cambria" w:cs="Cambria"/>
            <w:sz w:val="24"/>
            <w:szCs w:val="24"/>
            <w:lang w:val="en"/>
          </w:rPr>
          <w:t xml:space="preserve">numerous </w:t>
        </w:r>
      </w:ins>
      <w:ins w:id="19" w:author="Aubrey Moore" w:date="2016-01-07T13:01:00Z">
        <w:r>
          <w:rPr>
            <w:rFonts w:eastAsia="Cambria" w:cs="Cambria"/>
            <w:sz w:val="24"/>
            <w:szCs w:val="24"/>
            <w:lang w:val="en"/>
          </w:rPr>
          <w:t>pheromone traps</w:t>
        </w:r>
      </w:ins>
      <w:ins w:id="20" w:author="Aubrey Moore" w:date="2016-01-07T13:05:00Z">
        <w:r>
          <w:rPr>
            <w:rFonts w:eastAsia="Cambria" w:cs="Cambria"/>
            <w:sz w:val="24"/>
            <w:szCs w:val="24"/>
            <w:lang w:val="en"/>
          </w:rPr>
          <w:t xml:space="preserve"> near release sites.</w:t>
        </w:r>
      </w:ins>
    </w:p>
    <w:p w14:paraId="35CC7E01" w14:textId="77777777" w:rsidR="009A6144" w:rsidRDefault="00A43A4F">
      <w:pPr>
        <w:spacing w:after="0" w:line="480" w:lineRule="auto"/>
        <w:jc w:val="both"/>
        <w:rPr>
          <w:rFonts w:eastAsia="Cambria" w:cs="Cambria"/>
          <w:sz w:val="24"/>
          <w:szCs w:val="24"/>
          <w:lang w:val="en"/>
        </w:rPr>
      </w:pPr>
      <w:del w:id="21" w:author="Aubrey Moore" w:date="2016-01-07T13:06:00Z">
        <w:r>
          <w:rPr>
            <w:rFonts w:eastAsia="Cambria" w:cs="Cambria"/>
            <w:sz w:val="24"/>
            <w:szCs w:val="24"/>
            <w:lang w:val="en"/>
          </w:rPr>
          <w:delText>Typically CRB populations are controlled with a combination of biocontrol, pheromone traps, and breeding site removal.  This study used radio-tagged CRB</w:delText>
        </w:r>
        <w:r>
          <w:rPr>
            <w:rFonts w:eastAsia="Cambria" w:cs="Cambria"/>
            <w:i/>
            <w:iCs/>
            <w:sz w:val="24"/>
            <w:szCs w:val="24"/>
            <w:lang w:val="en"/>
          </w:rPr>
          <w:delText xml:space="preserve"> </w:delText>
        </w:r>
        <w:r>
          <w:rPr>
            <w:rFonts w:eastAsia="Cambria" w:cs="Cambria"/>
            <w:sz w:val="24"/>
            <w:szCs w:val="24"/>
            <w:lang w:val="en"/>
          </w:rPr>
          <w:delText xml:space="preserve">to track beetle movement at two locations on Guam.  Nineteen CRB were successfully tracked to five different microhabitats.  </w:delText>
        </w:r>
        <w:r>
          <w:rPr>
            <w:sz w:val="24"/>
            <w:szCs w:val="24"/>
          </w:rPr>
          <w:delText>Percent emergence weight (%EW) varied significantly by the microhabitat to which CRB were tracked.  When microhabitats were further grouped, the difference in mean %EW between the arboreal (74 ± 2%) and the soil-associated (82 ± 3%) groups were found to be highly significant.  The %EW for CRB that were successfully located (78 ± 2%) and lost CRB (72 ± 2%) also differed significantly.</w:delText>
        </w:r>
        <w:r>
          <w:rPr>
            <w:rFonts w:eastAsia="Cambria" w:cs="Cambria"/>
            <w:sz w:val="24"/>
            <w:szCs w:val="24"/>
            <w:lang w:val="en"/>
          </w:rPr>
          <w:delText xml:space="preserve">  Tracking CRB in this manner shows good promise as a method to identify cryptic breeding sites, which could then be treated, removed, </w:delText>
        </w:r>
        <w:commentRangeStart w:id="22"/>
        <w:r>
          <w:rPr>
            <w:rFonts w:eastAsia="Cambria" w:cs="Cambria"/>
            <w:sz w:val="24"/>
            <w:szCs w:val="24"/>
            <w:lang w:val="en"/>
          </w:rPr>
          <w:delText>or destroyed</w:delText>
        </w:r>
      </w:del>
      <w:commentRangeEnd w:id="22"/>
      <w:r>
        <w:rPr>
          <w:rFonts w:eastAsia="Cambria" w:cs="Cambria"/>
          <w:sz w:val="24"/>
          <w:szCs w:val="24"/>
          <w:lang w:val="en"/>
        </w:rPr>
        <w:commentReference w:id="22"/>
      </w:r>
      <w:r>
        <w:rPr>
          <w:rFonts w:eastAsia="Cambria" w:cs="Cambria"/>
          <w:sz w:val="24"/>
          <w:szCs w:val="24"/>
          <w:lang w:val="en"/>
        </w:rPr>
        <w:t>.</w:t>
      </w:r>
    </w:p>
    <w:p w14:paraId="010AC0F6" w14:textId="77777777" w:rsidR="009A6144" w:rsidRDefault="00A43A4F">
      <w:pPr>
        <w:spacing w:after="0" w:line="480" w:lineRule="auto"/>
        <w:jc w:val="both"/>
        <w:rPr>
          <w:b/>
          <w:sz w:val="24"/>
          <w:szCs w:val="24"/>
        </w:rPr>
      </w:pPr>
      <w:r>
        <w:rPr>
          <w:b/>
          <w:sz w:val="24"/>
          <w:szCs w:val="24"/>
        </w:rPr>
        <w:t xml:space="preserve"> </w:t>
      </w:r>
    </w:p>
    <w:p w14:paraId="1499539E" w14:textId="77777777" w:rsidR="009A6144" w:rsidRDefault="009A6144">
      <w:pPr>
        <w:spacing w:after="0" w:line="480" w:lineRule="auto"/>
        <w:jc w:val="both"/>
        <w:rPr>
          <w:b/>
          <w:sz w:val="24"/>
          <w:szCs w:val="24"/>
        </w:rPr>
      </w:pPr>
    </w:p>
    <w:p w14:paraId="59299B5B" w14:textId="77777777" w:rsidR="009A6144" w:rsidRDefault="00A43A4F">
      <w:pPr>
        <w:spacing w:after="0" w:line="480" w:lineRule="auto"/>
        <w:jc w:val="both"/>
        <w:rPr>
          <w:sz w:val="24"/>
          <w:szCs w:val="24"/>
        </w:rPr>
      </w:pPr>
      <w:r>
        <w:rPr>
          <w:b/>
          <w:sz w:val="24"/>
          <w:szCs w:val="24"/>
        </w:rPr>
        <w:t xml:space="preserve">Key words: </w:t>
      </w:r>
      <w:r>
        <w:rPr>
          <w:sz w:val="24"/>
          <w:szCs w:val="24"/>
        </w:rPr>
        <w:t xml:space="preserve">radio tracking, </w:t>
      </w:r>
      <w:r>
        <w:rPr>
          <w:rFonts w:eastAsia="Cambria" w:cs="Cambria"/>
          <w:i/>
          <w:iCs/>
          <w:sz w:val="24"/>
          <w:szCs w:val="24"/>
          <w:lang w:val="en"/>
        </w:rPr>
        <w:t>Oryctes rhinoceros</w:t>
      </w:r>
      <w:r>
        <w:rPr>
          <w:rFonts w:eastAsia="Cambria" w:cs="Cambria"/>
          <w:iCs/>
          <w:sz w:val="24"/>
          <w:szCs w:val="24"/>
          <w:lang w:val="en"/>
        </w:rPr>
        <w:t xml:space="preserve">, breeding sites, </w:t>
      </w:r>
      <w:r>
        <w:rPr>
          <w:sz w:val="24"/>
          <w:szCs w:val="24"/>
        </w:rPr>
        <w:t xml:space="preserve"> </w:t>
      </w:r>
    </w:p>
    <w:p w14:paraId="2C39D7ED" w14:textId="77777777" w:rsidR="009A6144" w:rsidRDefault="009A6144">
      <w:pPr>
        <w:spacing w:after="0" w:line="480" w:lineRule="auto"/>
        <w:jc w:val="both"/>
        <w:rPr>
          <w:sz w:val="24"/>
          <w:szCs w:val="24"/>
        </w:rPr>
      </w:pPr>
    </w:p>
    <w:p w14:paraId="421D636F" w14:textId="77777777" w:rsidR="009A6144" w:rsidRDefault="009A6144">
      <w:pPr>
        <w:spacing w:after="0" w:line="480" w:lineRule="auto"/>
        <w:jc w:val="both"/>
        <w:rPr>
          <w:sz w:val="24"/>
          <w:szCs w:val="24"/>
        </w:rPr>
      </w:pPr>
    </w:p>
    <w:p w14:paraId="7C7C65F9" w14:textId="77777777" w:rsidR="009A6144" w:rsidRDefault="009A6144">
      <w:pPr>
        <w:spacing w:after="0" w:line="480" w:lineRule="auto"/>
        <w:jc w:val="both"/>
        <w:rPr>
          <w:sz w:val="24"/>
          <w:szCs w:val="24"/>
        </w:rPr>
      </w:pPr>
    </w:p>
    <w:p w14:paraId="4B60FAB1" w14:textId="77777777" w:rsidR="009A6144" w:rsidRDefault="009A6144">
      <w:pPr>
        <w:spacing w:after="0" w:line="480" w:lineRule="auto"/>
        <w:jc w:val="both"/>
        <w:rPr>
          <w:sz w:val="24"/>
          <w:szCs w:val="24"/>
        </w:rPr>
      </w:pPr>
    </w:p>
    <w:p w14:paraId="627E2E3E" w14:textId="77777777" w:rsidR="009A6144" w:rsidRDefault="009A6144">
      <w:pPr>
        <w:spacing w:after="0" w:line="480" w:lineRule="auto"/>
        <w:jc w:val="both"/>
        <w:rPr>
          <w:sz w:val="24"/>
          <w:szCs w:val="24"/>
        </w:rPr>
      </w:pPr>
    </w:p>
    <w:p w14:paraId="1DC0E77A" w14:textId="77777777" w:rsidR="009A6144" w:rsidRDefault="009A6144">
      <w:pPr>
        <w:spacing w:after="0" w:line="480" w:lineRule="auto"/>
        <w:jc w:val="both"/>
        <w:rPr>
          <w:sz w:val="24"/>
          <w:szCs w:val="24"/>
        </w:rPr>
      </w:pPr>
    </w:p>
    <w:p w14:paraId="0C7CFCD4" w14:textId="77777777" w:rsidR="009A6144" w:rsidRDefault="009A6144">
      <w:pPr>
        <w:spacing w:after="0" w:line="480" w:lineRule="auto"/>
        <w:jc w:val="both"/>
        <w:rPr>
          <w:sz w:val="24"/>
          <w:szCs w:val="24"/>
        </w:rPr>
      </w:pPr>
    </w:p>
    <w:p w14:paraId="31FC0BC3" w14:textId="77777777" w:rsidR="009A6144" w:rsidRPr="006E2C61" w:rsidRDefault="00A43A4F">
      <w:pPr>
        <w:spacing w:after="0" w:line="480" w:lineRule="auto"/>
        <w:jc w:val="both"/>
        <w:rPr>
          <w:b/>
          <w:sz w:val="28"/>
          <w:szCs w:val="28"/>
        </w:rPr>
      </w:pPr>
      <w:r w:rsidRPr="006E2C61">
        <w:rPr>
          <w:b/>
          <w:sz w:val="28"/>
          <w:szCs w:val="28"/>
        </w:rPr>
        <w:t>Introduction</w:t>
      </w:r>
    </w:p>
    <w:p w14:paraId="2D5BFAE7" w14:textId="3B23A435" w:rsidR="009A6144" w:rsidRPr="006E2C61" w:rsidRDefault="00A43A4F">
      <w:pPr>
        <w:spacing w:after="0" w:line="480" w:lineRule="auto"/>
        <w:jc w:val="both"/>
        <w:rPr>
          <w:sz w:val="24"/>
          <w:szCs w:val="24"/>
        </w:rPr>
      </w:pPr>
      <w:r w:rsidRPr="006E2C61">
        <w:rPr>
          <w:sz w:val="24"/>
          <w:szCs w:val="24"/>
        </w:rPr>
        <w:t xml:space="preserve">The coconut rhinoceros beetle (CRB), </w:t>
      </w:r>
      <w:r w:rsidRPr="004D107B">
        <w:rPr>
          <w:i/>
          <w:iCs/>
          <w:sz w:val="24"/>
          <w:szCs w:val="24"/>
        </w:rPr>
        <w:t xml:space="preserve">Oryctes rhinoceros </w:t>
      </w:r>
      <w:r w:rsidRPr="006E2C61">
        <w:rPr>
          <w:sz w:val="24"/>
          <w:szCs w:val="24"/>
        </w:rPr>
        <w:t>L.</w:t>
      </w:r>
      <w:r w:rsidRPr="004D107B">
        <w:rPr>
          <w:i/>
          <w:iCs/>
          <w:sz w:val="24"/>
          <w:szCs w:val="24"/>
        </w:rPr>
        <w:t xml:space="preserve"> </w:t>
      </w:r>
      <w:r w:rsidRPr="006E2C61">
        <w:rPr>
          <w:sz w:val="24"/>
          <w:szCs w:val="24"/>
        </w:rPr>
        <w:t xml:space="preserve">(Coleoptera: Scarabaeidae, Dynastinae), is a serious pest of coconut trees, </w:t>
      </w:r>
      <w:r w:rsidRPr="004D107B">
        <w:rPr>
          <w:i/>
          <w:iCs/>
          <w:sz w:val="24"/>
          <w:szCs w:val="24"/>
        </w:rPr>
        <w:t xml:space="preserve">Cocos nucifera </w:t>
      </w:r>
      <w:r w:rsidRPr="006E2C61">
        <w:rPr>
          <w:sz w:val="24"/>
          <w:szCs w:val="24"/>
        </w:rPr>
        <w:t>L</w:t>
      </w:r>
      <w:r w:rsidRPr="004D107B">
        <w:rPr>
          <w:i/>
          <w:iCs/>
          <w:sz w:val="24"/>
          <w:szCs w:val="24"/>
        </w:rPr>
        <w:t>.</w:t>
      </w:r>
      <w:r w:rsidRPr="006E2C61">
        <w:rPr>
          <w:sz w:val="24"/>
          <w:szCs w:val="24"/>
        </w:rPr>
        <w:t xml:space="preserve">, and other palms throughout the Pacific and Southeast Asia. CRB damage to coconut trees can result in a mortality rate of up to 50% as reported in Palau in 1953 </w:t>
      </w:r>
      <w:del w:id="23" w:author="Katherine Lehman" w:date="2016-01-24T16:46:00Z">
        <w:r w:rsidRPr="006E2C61" w:rsidDel="00151D8B">
          <w:rPr>
            <w:sz w:val="24"/>
            <w:szCs w:val="24"/>
          </w:rPr>
          <w:delText>(Gressit 1953</w:delText>
        </w:r>
        <w:r w:rsidR="00151D8B" w:rsidRPr="006E2C61" w:rsidDel="00151D8B">
          <w:rPr>
            <w:sz w:val="24"/>
            <w:szCs w:val="24"/>
          </w:rPr>
          <w:delText xml:space="preserve"> </w:delText>
        </w:r>
      </w:del>
      <w:r w:rsidR="00151D8B" w:rsidRPr="7B63A2D1">
        <w:rPr>
          <w:rPrChange w:id="24" w:author="Diego Barahona" w:date="2016-02-11T17:33:00Z">
            <w:rPr>
              <w:sz w:val="24"/>
              <w:szCs w:val="24"/>
            </w:rPr>
          </w:rPrChange>
        </w:rPr>
        <w:fldChar w:fldCharType="begin"/>
      </w:r>
      <w:r w:rsidR="00151D8B" w:rsidRPr="006E2C61">
        <w:rPr>
          <w:sz w:val="24"/>
          <w:szCs w:val="24"/>
        </w:rPr>
        <w:instrText xml:space="preserve"> ADDIN EN.CITE &lt;EndNote&gt;&lt;Cite&gt;&lt;Author&gt;Gressit&lt;/Author&gt;&lt;Year&gt;1953&lt;/Year&gt;&lt;RecNum&gt;28&lt;/RecNum&gt;&lt;DisplayText&gt;(Gressit, 1953)&lt;/DisplayText&gt;&lt;record&gt;&lt;rec-number&gt;28&lt;/rec-number&gt;&lt;foreign-keys&gt;&lt;key app="EN" db-id="az0w59erdx5299eddtmpr05gape9x5errdvp" timestamp="1453671805"&gt;28&lt;/key&gt;&lt;/foreign-keys&gt;&lt;ref-type name="Journal Article"&gt;17&lt;/ref-type&gt;&lt;contributors&gt;&lt;authors&gt;&lt;author&gt;J.L. Gressit&lt;/author&gt;&lt;/authors&gt;&lt;/contributors&gt;&lt;titles&gt;&lt;title&gt;&lt;style face="normal" font="default" size="100%"&gt;The coconut rhinoceros beetle (&lt;/style&gt;&lt;style face="italic" font="default" size="100%"&gt;Oryctes rhinoceros&lt;/style&gt;&lt;style face="normal" font="default" size="100%"&gt;) with particular reference to the Palau Islands&lt;/style&gt;&lt;/title&gt;&lt;secondary-title&gt;Bulletin of the Bernice P. Bishop Museum&lt;/secondary-title&gt;&lt;/titles&gt;&lt;periodical&gt;&lt;full-title&gt;Bulletin of the Bernice P. Bishop Museum&lt;/full-title&gt;&lt;/periodical&gt;&lt;pages&gt;157&lt;/pages&gt;&lt;volume&gt;212&lt;/volume&gt;&lt;dates&gt;&lt;year&gt;1953&lt;/year&gt;&lt;/dates&gt;&lt;urls&gt;&lt;/urls&gt;&lt;/record&gt;&lt;/Cite&gt;&lt;Cite&gt;&lt;Author&gt;Gressit&lt;/Author&gt;&lt;Year&gt;1953&lt;/Year&gt;&lt;RecNum&gt;28&lt;/RecNum&gt;&lt;record&gt;&lt;rec-number&gt;28&lt;/rec-number&gt;&lt;foreign-keys&gt;&lt;key app="EN" db-id="az0w59erdx5299eddtmpr05gape9x5errdvp" timestamp="1453671805"&gt;28&lt;/key&gt;&lt;/foreign-keys&gt;&lt;ref-type name="Journal Article"&gt;17&lt;/ref-type&gt;&lt;contributors&gt;&lt;authors&gt;&lt;author&gt;J.L. Gressit&lt;/author&gt;&lt;/authors&gt;&lt;/contributors&gt;&lt;titles&gt;&lt;title&gt;&lt;style face="normal" font="default" size="100%"&gt;The coconut rhinoceros beetle (&lt;/style&gt;&lt;style face="italic" font="default" size="100%"&gt;Oryctes rhinoceros&lt;/style&gt;&lt;style face="normal" font="default" size="100%"&gt;) with particular reference to the Palau Islands&lt;/style&gt;&lt;/title&gt;&lt;secondary-title&gt;Bulletin of the Bernice P. Bishop Museum&lt;/secondary-title&gt;&lt;/titles&gt;&lt;periodical&gt;&lt;full-title&gt;Bulletin of the Bernice P. Bishop Museum&lt;/full-title&gt;&lt;/periodical&gt;&lt;pages&gt;157&lt;/pages&gt;&lt;volume&gt;212&lt;/volume&gt;&lt;dates&gt;&lt;year&gt;1953&lt;/year&gt;&lt;/dates&gt;&lt;urls&gt;&lt;/urls&gt;&lt;/record&gt;&lt;/Cite&gt;&lt;/EndNote&gt;</w:instrText>
      </w:r>
      <w:r w:rsidR="00151D8B" w:rsidRPr="7B63A2D1">
        <w:rPr>
          <w:sz w:val="24"/>
          <w:szCs w:val="24"/>
        </w:rPr>
        <w:fldChar w:fldCharType="separate"/>
      </w:r>
      <w:r w:rsidR="00151D8B" w:rsidRPr="006E2C61">
        <w:rPr>
          <w:noProof/>
          <w:sz w:val="24"/>
          <w:szCs w:val="24"/>
        </w:rPr>
        <w:t>(</w:t>
      </w:r>
      <w:hyperlink w:anchor="_ENREF_9" w:tooltip="Gressit, 1953 #28" w:history="1">
        <w:r w:rsidR="008C662E" w:rsidRPr="006E2C61">
          <w:rPr>
            <w:noProof/>
            <w:sz w:val="24"/>
            <w:szCs w:val="24"/>
          </w:rPr>
          <w:t>Gressit, 1953</w:t>
        </w:r>
      </w:hyperlink>
      <w:r w:rsidR="00151D8B" w:rsidRPr="006E2C61">
        <w:rPr>
          <w:noProof/>
          <w:sz w:val="24"/>
          <w:szCs w:val="24"/>
        </w:rPr>
        <w:t>)</w:t>
      </w:r>
      <w:r w:rsidR="00151D8B" w:rsidRPr="7B63A2D1">
        <w:rPr>
          <w:rPrChange w:id="25" w:author="Diego Barahona" w:date="2016-02-11T17:33:00Z">
            <w:rPr>
              <w:sz w:val="24"/>
              <w:szCs w:val="24"/>
            </w:rPr>
          </w:rPrChange>
        </w:rPr>
        <w:fldChar w:fldCharType="end"/>
      </w:r>
      <w:ins w:id="26" w:author="Katherine Lehman" w:date="2016-01-19T15:05:00Z">
        <w:r w:rsidR="00A0473B" w:rsidRPr="006E2C61">
          <w:rPr>
            <w:sz w:val="24"/>
            <w:szCs w:val="24"/>
          </w:rPr>
          <w:t>.</w:t>
        </w:r>
      </w:ins>
      <w:del w:id="27" w:author="Katherine Lehman" w:date="2016-01-19T15:05:00Z">
        <w:r w:rsidRPr="006E2C61" w:rsidDel="00A0473B">
          <w:rPr>
            <w:sz w:val="24"/>
            <w:szCs w:val="24"/>
          </w:rPr>
          <w:delText xml:space="preserve">, Jackson 2010). </w:delText>
        </w:r>
      </w:del>
      <w:r w:rsidRPr="006E2C61">
        <w:rPr>
          <w:sz w:val="24"/>
          <w:szCs w:val="24"/>
        </w:rPr>
        <w:t xml:space="preserve">Although CRB damage does not always result in coconut tree mortality, the characteristic V-cut damage to palm fronds can adversely affect the aesthetic value of ornamental trees, which is especially problematic in tourist areas. Such is the case in Guam, where unmanaged palms show CRB damage in close to 100% of the palms near the highly touristic Tumon waterfront area </w:t>
      </w:r>
      <w:commentRangeStart w:id="28"/>
      <w:r w:rsidR="00D43B37">
        <w:rPr>
          <w:sz w:val="24"/>
          <w:szCs w:val="24"/>
        </w:rPr>
        <w:fldChar w:fldCharType="begin"/>
      </w:r>
      <w:r w:rsidR="00D43B37">
        <w:rPr>
          <w:sz w:val="24"/>
          <w:szCs w:val="24"/>
        </w:rPr>
        <w:instrText xml:space="preserve"> ADDIN EN.CITE &lt;EndNote&gt;&lt;Cite&gt;&lt;Author&gt;Jackson&lt;/Author&gt;&lt;Year&gt;2010&lt;/Year&gt;&lt;RecNum&gt;16&lt;/RecNum&gt;&lt;DisplayText&gt;(Jackson, 2010)&lt;/DisplayText&gt;&lt;record&gt;&lt;rec-number&gt;16&lt;/rec-number&gt;&lt;foreign-keys&gt;&lt;key app="EN" db-id="20zfaps55x92t0epfawpdwttp2p5arvpa9dt" timestamp="1455226936"&gt;16&lt;/key&gt;&lt;/foreign-keys&gt;&lt;ref-type name="Journal Article"&gt;17&lt;/ref-type&gt;&lt;contributors&gt;&lt;authors&gt;&lt;author&gt;Jackson, Trevor&lt;/author&gt;&lt;/authors&gt;&lt;/contributors&gt;&lt;titles&gt;&lt;title&gt;Report of research consultancy to Guam for implementation of virus control of invasive coconut rhinoceros beetle (CRB)&lt;/title&gt;&lt;/titles&gt;&lt;dates&gt;&lt;year&gt;2010&lt;/year&gt;&lt;/dates&gt;&lt;urls&gt;&lt;/urls&gt;&lt;/record&gt;&lt;/Cite&gt;&lt;/EndNote&gt;</w:instrText>
      </w:r>
      <w:r w:rsidR="00D43B37">
        <w:rPr>
          <w:sz w:val="24"/>
          <w:szCs w:val="24"/>
        </w:rPr>
        <w:fldChar w:fldCharType="separate"/>
      </w:r>
      <w:r w:rsidR="00D43B37">
        <w:rPr>
          <w:noProof/>
          <w:sz w:val="24"/>
          <w:szCs w:val="24"/>
        </w:rPr>
        <w:t>(</w:t>
      </w:r>
      <w:hyperlink w:anchor="_ENREF_11" w:tooltip="Jackson, 2010 #16" w:history="1">
        <w:r w:rsidR="008C662E">
          <w:rPr>
            <w:noProof/>
            <w:sz w:val="24"/>
            <w:szCs w:val="24"/>
          </w:rPr>
          <w:t>Jackson, 2010</w:t>
        </w:r>
      </w:hyperlink>
      <w:r w:rsidR="00D43B37">
        <w:rPr>
          <w:noProof/>
          <w:sz w:val="24"/>
          <w:szCs w:val="24"/>
        </w:rPr>
        <w:t>)</w:t>
      </w:r>
      <w:r w:rsidR="00D43B37">
        <w:rPr>
          <w:sz w:val="24"/>
          <w:szCs w:val="24"/>
        </w:rPr>
        <w:fldChar w:fldCharType="end"/>
      </w:r>
      <w:commentRangeEnd w:id="28"/>
      <w:r w:rsidR="00D519C4">
        <w:rPr>
          <w:rStyle w:val="CommentReference"/>
        </w:rPr>
        <w:commentReference w:id="28"/>
      </w:r>
      <w:commentRangeStart w:id="29"/>
      <w:del w:id="30" w:author="Diego Barahona" w:date="2016-02-11T16:43:00Z">
        <w:r w:rsidRPr="006E2C61" w:rsidDel="00D43B37">
          <w:rPr>
            <w:sz w:val="24"/>
            <w:szCs w:val="24"/>
          </w:rPr>
          <w:delText>(</w:delText>
        </w:r>
      </w:del>
      <w:del w:id="31" w:author="Diego Barahona" w:date="2016-02-11T12:59:00Z">
        <w:r w:rsidRPr="006E2C61" w:rsidDel="00D2781D">
          <w:rPr>
            <w:sz w:val="24"/>
            <w:szCs w:val="24"/>
          </w:rPr>
          <w:delText>M</w:delText>
        </w:r>
      </w:del>
      <w:del w:id="32" w:author="Diego Barahona" w:date="2016-02-11T17:33:00Z">
        <w:r w:rsidRPr="006E2C61" w:rsidDel="7B63A2D1">
          <w:rPr>
            <w:sz w:val="24"/>
            <w:szCs w:val="24"/>
          </w:rPr>
          <w:delText>oore,</w:delText>
        </w:r>
      </w:del>
      <w:del w:id="33" w:author="Diego Barahona" w:date="2016-02-11T12:59:00Z">
        <w:r w:rsidRPr="006E2C61" w:rsidDel="00D2781D">
          <w:rPr>
            <w:sz w:val="24"/>
            <w:szCs w:val="24"/>
          </w:rPr>
          <w:delText xml:space="preserve"> </w:delText>
        </w:r>
      </w:del>
      <w:del w:id="34" w:author="Diego Barahona" w:date="2016-02-11T16:43:00Z">
        <w:r w:rsidRPr="006E2C61" w:rsidDel="00D43B37">
          <w:rPr>
            <w:sz w:val="24"/>
            <w:szCs w:val="24"/>
          </w:rPr>
          <w:delText xml:space="preserve">Jackson 2010). </w:delText>
        </w:r>
        <w:commentRangeEnd w:id="29"/>
        <w:r w:rsidR="00A0473B" w:rsidRPr="006E2C61" w:rsidDel="00D43B37">
          <w:rPr>
            <w:rStyle w:val="CommentReference"/>
          </w:rPr>
          <w:commentReference w:id="29"/>
        </w:r>
      </w:del>
    </w:p>
    <w:p w14:paraId="3CB53933" w14:textId="76579927" w:rsidR="009A6144" w:rsidRPr="006E2C61" w:rsidRDefault="00A43A4F">
      <w:pPr>
        <w:spacing w:after="0" w:line="480" w:lineRule="auto"/>
        <w:ind w:firstLine="720"/>
        <w:jc w:val="both"/>
        <w:rPr>
          <w:sz w:val="24"/>
          <w:szCs w:val="24"/>
        </w:rPr>
      </w:pPr>
      <w:r w:rsidRPr="006E2C61">
        <w:rPr>
          <w:sz w:val="24"/>
          <w:szCs w:val="24"/>
        </w:rPr>
        <w:t>CRB damage to palms is caused almost exclusively by adult CRB feeding in coconut tree crowns, with larvae causing little or no economic damage as they feed on decaying plant material. Typically, adult beetles bore into the apical meristematic tissue of palm trees and feed on the base of unopened fronds, resul</w:t>
      </w:r>
      <w:r w:rsidR="00D73AA3">
        <w:rPr>
          <w:sz w:val="24"/>
          <w:szCs w:val="24"/>
        </w:rPr>
        <w:t xml:space="preserve">ting in V-cuts once fronds open </w:t>
      </w:r>
      <w:r w:rsidR="00E458C6"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A0473B" w:rsidRPr="006E2C61">
        <w:rPr>
          <w:sz w:val="24"/>
          <w:szCs w:val="24"/>
        </w:rPr>
        <w:instrText xml:space="preserve"> ADDIN EN.CITE </w:instrText>
      </w:r>
      <w:r w:rsidR="00A0473B"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A0473B" w:rsidRPr="006E2C61">
        <w:rPr>
          <w:sz w:val="24"/>
          <w:szCs w:val="24"/>
        </w:rPr>
        <w:instrText xml:space="preserve"> ADDIN EN.CITE.DATA </w:instrText>
      </w:r>
      <w:r w:rsidR="00A0473B" w:rsidRPr="006E2C61">
        <w:rPr>
          <w:sz w:val="24"/>
          <w:szCs w:val="24"/>
        </w:rPr>
      </w:r>
      <w:r w:rsidR="00A0473B" w:rsidRPr="006E2C61">
        <w:rPr>
          <w:sz w:val="24"/>
          <w:szCs w:val="24"/>
        </w:rPr>
        <w:fldChar w:fldCharType="end"/>
      </w:r>
      <w:r w:rsidR="00E458C6" w:rsidRPr="006E2C61">
        <w:rPr>
          <w:sz w:val="24"/>
          <w:szCs w:val="24"/>
        </w:rPr>
      </w:r>
      <w:r w:rsidR="00E458C6" w:rsidRPr="006E2C61">
        <w:rPr>
          <w:sz w:val="24"/>
          <w:szCs w:val="24"/>
        </w:rPr>
        <w:fldChar w:fldCharType="separate"/>
      </w:r>
      <w:r w:rsidR="00A0473B" w:rsidRPr="006E2C61">
        <w:rPr>
          <w:noProof/>
          <w:sz w:val="24"/>
          <w:szCs w:val="24"/>
        </w:rPr>
        <w:t>(</w:t>
      </w:r>
      <w:hyperlink w:anchor="_ENREF_5" w:tooltip="Bedford, 2013 #12" w:history="1">
        <w:r w:rsidR="008C662E" w:rsidRPr="006E2C61">
          <w:rPr>
            <w:noProof/>
            <w:sz w:val="24"/>
            <w:szCs w:val="24"/>
          </w:rPr>
          <w:t>Bedford, 2013</w:t>
        </w:r>
      </w:hyperlink>
      <w:r w:rsidR="00A0473B" w:rsidRPr="006E2C61">
        <w:rPr>
          <w:noProof/>
          <w:sz w:val="24"/>
          <w:szCs w:val="24"/>
        </w:rPr>
        <w:t xml:space="preserve">; </w:t>
      </w:r>
      <w:hyperlink w:anchor="_ENREF_10" w:tooltip="Hinckley, 1973 #21" w:history="1">
        <w:r w:rsidR="008C662E" w:rsidRPr="006E2C61">
          <w:rPr>
            <w:noProof/>
            <w:sz w:val="24"/>
            <w:szCs w:val="24"/>
          </w:rPr>
          <w:t>Hinckley, 1973</w:t>
        </w:r>
      </w:hyperlink>
      <w:r w:rsidR="00A0473B" w:rsidRPr="006E2C61">
        <w:rPr>
          <w:noProof/>
          <w:sz w:val="24"/>
          <w:szCs w:val="24"/>
        </w:rPr>
        <w:t>)</w:t>
      </w:r>
      <w:r w:rsidR="00E458C6" w:rsidRPr="006E2C61">
        <w:rPr>
          <w:sz w:val="24"/>
          <w:szCs w:val="24"/>
        </w:rPr>
        <w:fldChar w:fldCharType="end"/>
      </w:r>
      <w:del w:id="35" w:author="Katherine Lehman" w:date="2016-01-17T17:18:00Z">
        <w:r w:rsidRPr="006E2C61" w:rsidDel="00E458C6">
          <w:rPr>
            <w:sz w:val="24"/>
            <w:szCs w:val="24"/>
          </w:rPr>
          <w:delText>Bedford 2013, Hinckley 1973)</w:delText>
        </w:r>
      </w:del>
      <w:r w:rsidRPr="006E2C61">
        <w:rPr>
          <w:sz w:val="24"/>
          <w:szCs w:val="24"/>
        </w:rPr>
        <w:t xml:space="preserve">. Once fed, adult CRB fly in search of breeding sites to mate. </w:t>
      </w:r>
      <w:r w:rsidRPr="006E2C61">
        <w:rPr>
          <w:sz w:val="24"/>
          <w:szCs w:val="24"/>
        </w:rPr>
        <w:lastRenderedPageBreak/>
        <w:t xml:space="preserve">Adult CRB generally repeat this cycle of feeding and mating until they can no longer fly from feeding to breeding sites </w:t>
      </w:r>
      <w:r w:rsidR="004D107B">
        <w:rPr>
          <w:sz w:val="24"/>
          <w:szCs w:val="24"/>
        </w:rPr>
        <w:fldChar w:fldCharType="begin"/>
      </w:r>
      <w:r w:rsidR="004D107B">
        <w:rPr>
          <w:sz w:val="24"/>
          <w:szCs w:val="24"/>
        </w:rPr>
        <w:instrText xml:space="preserve"> ADDIN EN.CITE &lt;EndNote&gt;&lt;Cite&gt;&lt;Author&gt;Vander Meer&lt;/Author&gt;&lt;Year&gt;1987&lt;/Year&gt;&lt;RecNum&gt;14&lt;/RecNum&gt;&lt;DisplayText&gt;(Vander Meer, 1987)&lt;/DisplayText&gt;&lt;record&gt;&lt;rec-number&gt;14&lt;/rec-number&gt;&lt;foreign-keys&gt;&lt;key app="EN" db-id="20zfaps55x92t0epfawpdwttp2p5arvpa9dt" timestamp="1455224669"&gt;14&lt;/key&gt;&lt;/foreign-keys&gt;&lt;ref-type name="Journal Article"&gt;17&lt;/ref-type&gt;&lt;contributors&gt;&lt;authors&gt;&lt;author&gt;Vander Meer, Robert K.&lt;/author&gt;&lt;/authors&gt;&lt;/contributors&gt;&lt;titles&gt;&lt;title&gt;Per cent emergent weight: A roadmap to adult rhinoceros beetle, Oryctes rhinoceros, behaviour&lt;/title&gt;&lt;secondary-title&gt;Journal of Insect Physiology&lt;/secondary-title&gt;&lt;/titles&gt;&lt;periodical&gt;&lt;full-title&gt;Journal of Insect Physiology&lt;/full-title&gt;&lt;/periodical&gt;&lt;pages&gt;437-441&lt;/pages&gt;&lt;volume&gt;33&lt;/volume&gt;&lt;number&gt;6&lt;/number&gt;&lt;keywords&gt;&lt;keyword&gt;Oryctes rhinoceros&lt;/keyword&gt;&lt;keyword&gt;emergent weight&lt;/keyword&gt;&lt;keyword&gt;flight&lt;/keyword&gt;&lt;keyword&gt;feeding&lt;/keyword&gt;&lt;keyword&gt;behaviour&lt;/keyword&gt;&lt;keyword&gt;death&lt;/keyword&gt;&lt;keyword&gt;physiological age&lt;/keyword&gt;&lt;keyword&gt;temporal age&lt;/keyword&gt;&lt;keyword&gt;Coleoptera&lt;/keyword&gt;&lt;keyword&gt;ecology&lt;/keyword&gt;&lt;keyword&gt;lifecycle&lt;/keyword&gt;&lt;/keywords&gt;&lt;dates&gt;&lt;year&gt;1987&lt;/year&gt;&lt;pub-dates&gt;&lt;date&gt;//&lt;/date&gt;&lt;/pub-dates&gt;&lt;/dates&gt;&lt;isbn&gt;0022-1910&lt;/isbn&gt;&lt;urls&gt;&lt;related-urls&gt;&lt;url&gt;http://www.sciencedirect.com/science/article/pii/0022191087900230&lt;/url&gt;&lt;/related-urls&gt;&lt;/urls&gt;&lt;electronic-resource-num&gt;http://dx.doi.org/10.1016/0022-1910(87)90023-0&lt;/electronic-resource-num&gt;&lt;/record&gt;&lt;/Cite&gt;&lt;/EndNote&gt;</w:instrText>
      </w:r>
      <w:r w:rsidR="004D107B">
        <w:rPr>
          <w:sz w:val="24"/>
          <w:szCs w:val="24"/>
        </w:rPr>
        <w:fldChar w:fldCharType="separate"/>
      </w:r>
      <w:r w:rsidR="004D107B">
        <w:rPr>
          <w:noProof/>
          <w:sz w:val="24"/>
          <w:szCs w:val="24"/>
        </w:rPr>
        <w:t>(</w:t>
      </w:r>
      <w:hyperlink w:anchor="_ENREF_17" w:tooltip="Vander Meer, 1987 #14" w:history="1">
        <w:r w:rsidR="008C662E">
          <w:rPr>
            <w:noProof/>
            <w:sz w:val="24"/>
            <w:szCs w:val="24"/>
          </w:rPr>
          <w:t>Vander Meer, 1987</w:t>
        </w:r>
      </w:hyperlink>
      <w:r w:rsidR="004D107B">
        <w:rPr>
          <w:noProof/>
          <w:sz w:val="24"/>
          <w:szCs w:val="24"/>
        </w:rPr>
        <w:t>)</w:t>
      </w:r>
      <w:r w:rsidR="004D107B">
        <w:rPr>
          <w:sz w:val="24"/>
          <w:szCs w:val="24"/>
        </w:rPr>
        <w:fldChar w:fldCharType="end"/>
      </w:r>
      <w:commentRangeStart w:id="36"/>
      <w:del w:id="37" w:author="Diego Barahona" w:date="2016-02-11T16:04:00Z">
        <w:r w:rsidRPr="006E2C61" w:rsidDel="004D107B">
          <w:rPr>
            <w:sz w:val="24"/>
            <w:szCs w:val="24"/>
          </w:rPr>
          <w:delText>(</w:delText>
        </w:r>
      </w:del>
      <w:del w:id="38" w:author="Diego Barahona" w:date="2016-02-11T12:58:00Z">
        <w:r w:rsidRPr="006E2C61" w:rsidDel="00D2781D">
          <w:rPr>
            <w:sz w:val="24"/>
            <w:szCs w:val="24"/>
          </w:rPr>
          <w:delText>Paper</w:delText>
        </w:r>
      </w:del>
      <w:del w:id="39" w:author="Diego Barahona" w:date="2016-02-11T16:04:00Z">
        <w:r w:rsidRPr="006E2C61" w:rsidDel="004D107B">
          <w:rPr>
            <w:sz w:val="24"/>
            <w:szCs w:val="24"/>
          </w:rPr>
          <w:delText>)</w:delText>
        </w:r>
        <w:commentRangeEnd w:id="36"/>
        <w:r w:rsidRPr="006E2C61" w:rsidDel="004D107B">
          <w:rPr>
            <w:sz w:val="24"/>
            <w:szCs w:val="24"/>
          </w:rPr>
          <w:commentReference w:id="36"/>
        </w:r>
        <w:r w:rsidRPr="006E2C61" w:rsidDel="004D107B">
          <w:rPr>
            <w:sz w:val="24"/>
            <w:szCs w:val="24"/>
          </w:rPr>
          <w:delText xml:space="preserve">. </w:delText>
        </w:r>
      </w:del>
      <w:r w:rsidRPr="006E2C61">
        <w:rPr>
          <w:sz w:val="24"/>
          <w:szCs w:val="24"/>
        </w:rPr>
        <w:t xml:space="preserve">This behavioral pattern is problematic for pest management efforts since CRB can breed in a wide range of locations, which tend to be difficult to find </w:t>
      </w:r>
      <w:ins w:id="40" w:author="Katherine Lehman" w:date="2016-01-17T17:19:00Z">
        <w:r w:rsidR="00E458C6"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ins>
      <w:r w:rsidR="00A0473B" w:rsidRPr="006E2C61">
        <w:rPr>
          <w:sz w:val="24"/>
          <w:szCs w:val="24"/>
        </w:rPr>
        <w:instrText xml:space="preserve"> ADDIN EN.CITE </w:instrText>
      </w:r>
      <w:r w:rsidR="00A0473B"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A0473B" w:rsidRPr="006E2C61">
        <w:rPr>
          <w:sz w:val="24"/>
          <w:szCs w:val="24"/>
        </w:rPr>
        <w:instrText xml:space="preserve"> ADDIN EN.CITE.DATA </w:instrText>
      </w:r>
      <w:r w:rsidR="00A0473B" w:rsidRPr="006E2C61">
        <w:rPr>
          <w:sz w:val="24"/>
          <w:szCs w:val="24"/>
        </w:rPr>
      </w:r>
      <w:r w:rsidR="00A0473B" w:rsidRPr="006E2C61">
        <w:rPr>
          <w:sz w:val="24"/>
          <w:szCs w:val="24"/>
        </w:rPr>
        <w:fldChar w:fldCharType="end"/>
      </w:r>
      <w:ins w:id="41" w:author="Katherine Lehman" w:date="2016-01-17T17:19:00Z">
        <w:r w:rsidR="00E458C6" w:rsidRPr="006E2C61">
          <w:rPr>
            <w:sz w:val="24"/>
            <w:szCs w:val="24"/>
          </w:rPr>
        </w:r>
        <w:r w:rsidR="00E458C6" w:rsidRPr="006E2C61">
          <w:rPr>
            <w:sz w:val="24"/>
            <w:szCs w:val="24"/>
          </w:rPr>
          <w:fldChar w:fldCharType="separate"/>
        </w:r>
      </w:ins>
      <w:r w:rsidR="00A0473B" w:rsidRPr="006E2C61">
        <w:rPr>
          <w:noProof/>
          <w:sz w:val="24"/>
          <w:szCs w:val="24"/>
        </w:rPr>
        <w:t>(</w:t>
      </w:r>
      <w:hyperlink w:anchor="_ENREF_5" w:tooltip="Bedford, 2013 #12" w:history="1">
        <w:r w:rsidR="008C662E" w:rsidRPr="006E2C61">
          <w:rPr>
            <w:noProof/>
            <w:sz w:val="24"/>
            <w:szCs w:val="24"/>
          </w:rPr>
          <w:t>Bedford, 2013</w:t>
        </w:r>
      </w:hyperlink>
      <w:r w:rsidR="00A0473B" w:rsidRPr="006E2C61">
        <w:rPr>
          <w:noProof/>
          <w:sz w:val="24"/>
          <w:szCs w:val="24"/>
        </w:rPr>
        <w:t xml:space="preserve">; </w:t>
      </w:r>
      <w:hyperlink w:anchor="_ENREF_10" w:tooltip="Hinckley, 1973 #21" w:history="1">
        <w:r w:rsidR="008C662E" w:rsidRPr="006E2C61">
          <w:rPr>
            <w:noProof/>
            <w:sz w:val="24"/>
            <w:szCs w:val="24"/>
          </w:rPr>
          <w:t>Hinckley, 1973</w:t>
        </w:r>
      </w:hyperlink>
      <w:r w:rsidR="00A0473B" w:rsidRPr="006E2C61">
        <w:rPr>
          <w:noProof/>
          <w:sz w:val="24"/>
          <w:szCs w:val="24"/>
        </w:rPr>
        <w:t>)</w:t>
      </w:r>
      <w:ins w:id="42" w:author="Katherine Lehman" w:date="2016-01-17T17:19:00Z">
        <w:r w:rsidR="00E458C6" w:rsidRPr="006E2C61">
          <w:rPr>
            <w:sz w:val="24"/>
            <w:szCs w:val="24"/>
          </w:rPr>
          <w:fldChar w:fldCharType="end"/>
        </w:r>
      </w:ins>
      <w:del w:id="43" w:author="Katherine Lehman" w:date="2016-01-17T17:19:00Z">
        <w:r w:rsidRPr="006E2C61" w:rsidDel="00E458C6">
          <w:rPr>
            <w:sz w:val="24"/>
            <w:szCs w:val="24"/>
          </w:rPr>
          <w:delText>Bedford 2013, Hinckley 1973)</w:delText>
        </w:r>
      </w:del>
      <w:r w:rsidRPr="006E2C61">
        <w:rPr>
          <w:sz w:val="24"/>
          <w:szCs w:val="24"/>
        </w:rPr>
        <w:t xml:space="preserve">. Sources in Malaysia and Guam have reported breeding sites in shredded palm trunk material, palm frond debris, compost heaps, and dead palm trunks, all of which are abundant in these tropical countries, and this high abundance of breeding sites leads to higher damage by CRB </w:t>
      </w:r>
      <w:del w:id="44" w:author="Katherine Lehman" w:date="2016-01-17T17:21:00Z">
        <w:r w:rsidRPr="006E2C61" w:rsidDel="00E458C6">
          <w:rPr>
            <w:sz w:val="24"/>
            <w:szCs w:val="24"/>
          </w:rPr>
          <w:delText>(Bedford 1976</w:delText>
        </w:r>
      </w:del>
      <w:r w:rsidR="00E458C6" w:rsidRPr="006E2C61">
        <w:rPr>
          <w:sz w:val="24"/>
          <w:szCs w:val="24"/>
        </w:rPr>
        <w:fldChar w:fldCharType="begin"/>
      </w:r>
      <w:r w:rsidR="00A0473B" w:rsidRPr="006E2C61">
        <w:rPr>
          <w:sz w:val="24"/>
          <w:szCs w:val="24"/>
        </w:rPr>
        <w:instrText xml:space="preserve"> ADDIN EN.CITE &lt;EndNote&gt;&lt;Cite&gt;&lt;Author&gt;Bedford&lt;/Author&gt;&lt;Year&gt;1976&lt;/Year&gt;&lt;RecNum&gt;22&lt;/RecNum&gt;&lt;DisplayText&gt;(Bedford, 1976; 2013)&lt;/DisplayText&gt;&lt;record&gt;&lt;rec-number&gt;22&lt;/rec-number&gt;&lt;foreign-keys&gt;&lt;key app="EN" db-id="az0w59erdx5299eddtmpr05gape9x5errdvp" timestamp="0"&gt;22&lt;/key&gt;&lt;/foreign-keys&gt;&lt;ref-type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Cite&gt;&lt;Author&gt;Bedford&lt;/Author&gt;&lt;Year&gt;2013&lt;/Year&gt;&lt;RecNum&gt;12&lt;/RecNum&gt;&lt;record&gt;&lt;rec-number&gt;12&lt;/rec-number&gt;&lt;foreign-keys&gt;&lt;key app="EN" db-id="az0w59erdx5299eddtmpr05gape9x5errdvp" timestamp="0"&gt;12&lt;/key&gt;&lt;/foreign-keys&gt;&lt;ref-type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instrText>
      </w:r>
      <w:r w:rsidR="00E458C6" w:rsidRPr="006E2C61">
        <w:rPr>
          <w:sz w:val="24"/>
          <w:szCs w:val="24"/>
        </w:rPr>
        <w:fldChar w:fldCharType="separate"/>
      </w:r>
      <w:r w:rsidR="00A0473B" w:rsidRPr="006E2C61">
        <w:rPr>
          <w:noProof/>
          <w:sz w:val="24"/>
          <w:szCs w:val="24"/>
        </w:rPr>
        <w:t>(</w:t>
      </w:r>
      <w:hyperlink w:anchor="_ENREF_3" w:tooltip="Bedford, 1976 #22" w:history="1">
        <w:r w:rsidR="008C662E" w:rsidRPr="006E2C61">
          <w:rPr>
            <w:noProof/>
            <w:sz w:val="24"/>
            <w:szCs w:val="24"/>
          </w:rPr>
          <w:t>Bedford, 1976</w:t>
        </w:r>
      </w:hyperlink>
      <w:r w:rsidR="00A0473B" w:rsidRPr="006E2C61">
        <w:rPr>
          <w:noProof/>
          <w:sz w:val="24"/>
          <w:szCs w:val="24"/>
        </w:rPr>
        <w:t xml:space="preserve">; </w:t>
      </w:r>
      <w:hyperlink w:anchor="_ENREF_5" w:tooltip="Bedford, 2013 #12" w:history="1">
        <w:r w:rsidR="008C662E" w:rsidRPr="006E2C61">
          <w:rPr>
            <w:noProof/>
            <w:sz w:val="24"/>
            <w:szCs w:val="24"/>
          </w:rPr>
          <w:t>2013</w:t>
        </w:r>
      </w:hyperlink>
      <w:r w:rsidR="00A0473B" w:rsidRPr="006E2C61">
        <w:rPr>
          <w:noProof/>
          <w:sz w:val="24"/>
          <w:szCs w:val="24"/>
        </w:rPr>
        <w:t>)</w:t>
      </w:r>
      <w:r w:rsidR="00E458C6" w:rsidRPr="006E2C61">
        <w:rPr>
          <w:sz w:val="24"/>
          <w:szCs w:val="24"/>
        </w:rPr>
        <w:fldChar w:fldCharType="end"/>
      </w:r>
      <w:r w:rsidRPr="006E2C61">
        <w:rPr>
          <w:sz w:val="24"/>
          <w:szCs w:val="24"/>
        </w:rPr>
        <w:t>,</w:t>
      </w:r>
      <w:ins w:id="45" w:author="Katherine Lehman" w:date="2016-01-17T17:20:00Z">
        <w:r w:rsidR="00E458C6" w:rsidRPr="006E2C61" w:rsidDel="00E458C6">
          <w:rPr>
            <w:sz w:val="24"/>
            <w:szCs w:val="24"/>
          </w:rPr>
          <w:t xml:space="preserve"> </w:t>
        </w:r>
      </w:ins>
      <w:del w:id="46" w:author="Katherine Lehman" w:date="2016-01-17T17:20:00Z">
        <w:r w:rsidRPr="006E2C61" w:rsidDel="00E458C6">
          <w:rPr>
            <w:sz w:val="24"/>
            <w:szCs w:val="24"/>
          </w:rPr>
          <w:delText xml:space="preserve"> Bedford 2013</w:delText>
        </w:r>
      </w:del>
      <w:del w:id="47" w:author="Katherine Lehman" w:date="2016-01-17T17:21:00Z">
        <w:r w:rsidRPr="006E2C61" w:rsidDel="00E458C6">
          <w:rPr>
            <w:sz w:val="24"/>
            <w:szCs w:val="24"/>
          </w:rPr>
          <w:delText>)</w:delText>
        </w:r>
      </w:del>
      <w:r w:rsidRPr="006E2C61">
        <w:rPr>
          <w:sz w:val="24"/>
          <w:szCs w:val="24"/>
        </w:rPr>
        <w:t xml:space="preserve">. </w:t>
      </w:r>
    </w:p>
    <w:p w14:paraId="0F6025BC" w14:textId="29052F66" w:rsidR="009A6144" w:rsidRPr="006E2C61" w:rsidRDefault="00A43A4F">
      <w:pPr>
        <w:spacing w:after="0" w:line="480" w:lineRule="auto"/>
        <w:ind w:firstLine="720"/>
        <w:jc w:val="both"/>
        <w:rPr>
          <w:sz w:val="24"/>
          <w:szCs w:val="24"/>
        </w:rPr>
      </w:pPr>
      <w:r w:rsidRPr="006E2C61">
        <w:rPr>
          <w:sz w:val="24"/>
          <w:szCs w:val="24"/>
        </w:rPr>
        <w:t xml:space="preserve">CRB monitoring and control utilizes a number of management techniques. These include biological control methods, which have played an essential role in the control of CRB populations. Biocontrol of CRB larvae mainly consists of using the fungal species </w:t>
      </w:r>
      <w:r w:rsidRPr="006E2C61">
        <w:rPr>
          <w:i/>
          <w:sz w:val="24"/>
          <w:szCs w:val="24"/>
        </w:rPr>
        <w:t>Metarhezium anisopline</w:t>
      </w:r>
      <w:r w:rsidRPr="006E2C61">
        <w:rPr>
          <w:sz w:val="24"/>
          <w:szCs w:val="24"/>
        </w:rPr>
        <w:t>, which has been reported to effectively control larvae populations</w:t>
      </w:r>
      <w:del w:id="48" w:author="Katherine Lehman" w:date="2016-01-24T16:53:00Z">
        <w:r w:rsidRPr="006E2C61" w:rsidDel="00F0089D">
          <w:rPr>
            <w:sz w:val="24"/>
            <w:szCs w:val="24"/>
          </w:rPr>
          <w:delText xml:space="preserve"> (Arura 1984,</w:delText>
        </w:r>
      </w:del>
      <w:r w:rsidRPr="006E2C61">
        <w:rPr>
          <w:sz w:val="24"/>
          <w:szCs w:val="24"/>
        </w:rPr>
        <w:t xml:space="preserve"> </w:t>
      </w:r>
      <w:r w:rsidR="00151D8B" w:rsidRPr="006E2C61">
        <w:rPr>
          <w:sz w:val="24"/>
          <w:szCs w:val="24"/>
        </w:rPr>
        <w:fldChar w:fldCharType="begin"/>
      </w:r>
      <w:r w:rsidR="00F0089D" w:rsidRPr="006E2C61">
        <w:rPr>
          <w:sz w:val="24"/>
          <w:szCs w:val="24"/>
        </w:rPr>
        <w:instrText xml:space="preserve"> ADDIN EN.CITE &lt;EndNote&gt;&lt;Cite&gt;&lt;Author&gt;Arura&lt;/Author&gt;&lt;Year&gt;1984&lt;/Year&gt;&lt;RecNum&gt;29&lt;/RecNum&gt;&lt;DisplayText&gt;(Arura, 1984; Bedford, 2013)&lt;/DisplayText&gt;&lt;record&gt;&lt;rec-number&gt;29&lt;/rec-number&gt;&lt;foreign-keys&gt;&lt;key app="EN" db-id="az0w59erdx5299eddtmpr05gape9x5errdvp" timestamp="1453672339"&gt;29&lt;/key&gt;&lt;/foreign-keys&gt;&lt;ref-type name="Journal Article"&gt;17&lt;/ref-type&gt;&lt;contributors&gt;&lt;authors&gt;&lt;author&gt;M. Arura&lt;/author&gt;&lt;/authors&gt;&lt;/contributors&gt;&lt;titles&gt;&lt;title&gt;Pests of coconut palm - the Asiatic rhinoceros beetle&lt;/title&gt;&lt;secondary-title&gt;Harvest&lt;/secondary-title&gt;&lt;/titles&gt;&lt;periodical&gt;&lt;full-title&gt;Harvest&lt;/full-title&gt;&lt;/periodical&gt;&lt;pages&gt;84&lt;/pages&gt;&lt;volume&gt;10&lt;/volume&gt;&lt;number&gt;2&lt;/number&gt;&lt;dates&gt;&lt;year&gt;1984&lt;/year&gt;&lt;/dates&gt;&lt;urls&gt;&lt;/urls&gt;&lt;/record&gt;&lt;/Cite&gt;&lt;Cite&gt;&lt;Author&gt;Bedford&lt;/Author&gt;&lt;Year&gt;2013&lt;/Year&gt;&lt;RecNum&gt;12&lt;/RecNum&gt;&lt;record&gt;&lt;rec-number&gt;12&lt;/rec-number&gt;&lt;foreign-keys&gt;&lt;key app="EN" db-id="az0w59erdx5299eddtmpr05gape9x5errdvp" timestamp="0"&gt;12&lt;/key&gt;&lt;/foreign-keys&gt;&lt;ref-type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instrText>
      </w:r>
      <w:r w:rsidR="00151D8B" w:rsidRPr="006E2C61">
        <w:rPr>
          <w:sz w:val="24"/>
          <w:szCs w:val="24"/>
        </w:rPr>
        <w:fldChar w:fldCharType="separate"/>
      </w:r>
      <w:r w:rsidR="00F0089D" w:rsidRPr="006E2C61">
        <w:rPr>
          <w:noProof/>
          <w:sz w:val="24"/>
          <w:szCs w:val="24"/>
        </w:rPr>
        <w:t>(</w:t>
      </w:r>
      <w:hyperlink w:anchor="_ENREF_1" w:tooltip="Arura, 1984 #29" w:history="1">
        <w:r w:rsidR="008C662E" w:rsidRPr="006E2C61">
          <w:rPr>
            <w:noProof/>
            <w:sz w:val="24"/>
            <w:szCs w:val="24"/>
          </w:rPr>
          <w:t>Arura, 1984</w:t>
        </w:r>
      </w:hyperlink>
      <w:r w:rsidR="00F0089D" w:rsidRPr="006E2C61">
        <w:rPr>
          <w:noProof/>
          <w:sz w:val="24"/>
          <w:szCs w:val="24"/>
        </w:rPr>
        <w:t xml:space="preserve">; </w:t>
      </w:r>
      <w:hyperlink w:anchor="_ENREF_5" w:tooltip="Bedford, 2013 #12" w:history="1">
        <w:r w:rsidR="008C662E" w:rsidRPr="006E2C61">
          <w:rPr>
            <w:noProof/>
            <w:sz w:val="24"/>
            <w:szCs w:val="24"/>
          </w:rPr>
          <w:t>Bedford, 2013</w:t>
        </w:r>
      </w:hyperlink>
      <w:r w:rsidR="00F0089D" w:rsidRPr="006E2C61">
        <w:rPr>
          <w:noProof/>
          <w:sz w:val="24"/>
          <w:szCs w:val="24"/>
        </w:rPr>
        <w:t>)</w:t>
      </w:r>
      <w:r w:rsidR="00151D8B" w:rsidRPr="006E2C61">
        <w:rPr>
          <w:sz w:val="24"/>
          <w:szCs w:val="24"/>
        </w:rPr>
        <w:fldChar w:fldCharType="end"/>
      </w:r>
      <w:del w:id="49" w:author="Katherine Lehman" w:date="2016-01-17T17:21:00Z">
        <w:r w:rsidRPr="006E2C61" w:rsidDel="00E458C6">
          <w:rPr>
            <w:sz w:val="24"/>
            <w:szCs w:val="24"/>
          </w:rPr>
          <w:delText>Bedford 2013</w:delText>
        </w:r>
      </w:del>
      <w:del w:id="50" w:author="Katherine Lehman" w:date="2016-01-24T16:59:00Z">
        <w:r w:rsidRPr="006E2C61" w:rsidDel="00F0089D">
          <w:rPr>
            <w:sz w:val="24"/>
            <w:szCs w:val="24"/>
          </w:rPr>
          <w:delText xml:space="preserve">, Ferron </w:delText>
        </w:r>
        <w:r w:rsidRPr="006E2C61" w:rsidDel="00F0089D">
          <w:rPr>
            <w:i/>
            <w:sz w:val="24"/>
            <w:szCs w:val="24"/>
          </w:rPr>
          <w:delText>et al.</w:delText>
        </w:r>
        <w:r w:rsidRPr="006E2C61" w:rsidDel="00F0089D">
          <w:rPr>
            <w:sz w:val="24"/>
            <w:szCs w:val="24"/>
          </w:rPr>
          <w:delText xml:space="preserve"> 1974</w:delText>
        </w:r>
        <w:r w:rsidR="00F0089D" w:rsidRPr="006E2C61" w:rsidDel="00F0089D">
          <w:rPr>
            <w:sz w:val="24"/>
            <w:szCs w:val="24"/>
          </w:rPr>
          <w:delText xml:space="preserve"> </w:delText>
        </w:r>
      </w:del>
      <w:r w:rsidR="00F0089D" w:rsidRPr="006E2C61">
        <w:rPr>
          <w:sz w:val="24"/>
          <w:szCs w:val="24"/>
          <w:rPrChange w:id="51" w:author="Katherine Lehman" w:date="2016-01-24T18:57:00Z">
            <w:rPr>
              <w:sz w:val="24"/>
              <w:szCs w:val="24"/>
              <w:highlight w:val="yellow"/>
            </w:rPr>
          </w:rPrChange>
        </w:rPr>
        <w:fldChar w:fldCharType="begin"/>
      </w:r>
      <w:r w:rsidR="00F0089D" w:rsidRPr="006E2C61">
        <w:rPr>
          <w:sz w:val="24"/>
          <w:szCs w:val="24"/>
          <w:rPrChange w:id="52" w:author="Katherine Lehman" w:date="2016-01-24T18:57:00Z">
            <w:rPr>
              <w:sz w:val="24"/>
              <w:szCs w:val="24"/>
              <w:highlight w:val="yellow"/>
            </w:rPr>
          </w:rPrChange>
        </w:rPr>
        <w:instrText xml:space="preserve"> ADDIN EN.CITE &lt;EndNote&gt;&lt;Cite&gt;&lt;Author&gt;Ferron&lt;/Author&gt;&lt;Year&gt;1975&lt;/Year&gt;&lt;RecNum&gt;30&lt;/RecNum&gt;&lt;DisplayText&gt;(Ferron et al., 1975)&lt;/DisplayText&gt;&lt;record&gt;&lt;rec-number&gt;30&lt;/rec-number&gt;&lt;foreign-keys&gt;&lt;key app="EN" db-id="az0w59erdx5299eddtmpr05gape9x5errdvp" timestamp="1453672715"&gt;30&lt;/key&gt;&lt;/foreign-keys&gt;&lt;ref-type name="Journal Article"&gt;17&lt;/ref-type&gt;&lt;contributors&gt;&lt;authors&gt;&lt;author&gt;Ferron, P.&lt;/author&gt;&lt;author&gt;Robert, P. H.&lt;/author&gt;&lt;author&gt;Deotte, Annick&lt;/author&gt;&lt;/authors&gt;&lt;/contributors&gt;&lt;titles&gt;&lt;title&gt;Susceptibility of Oryctes rhinoceros adults to Metarrhizium anisopliae&lt;/title&gt;&lt;secondary-title&gt;Journal of Invertebrate Pathology&lt;/secondary-title&gt;&lt;/titles&gt;&lt;periodical&gt;&lt;full-title&gt;Journal of Invertebrate Pathology&lt;/full-title&gt;&lt;/periodical&gt;&lt;pages&gt;313-319&lt;/pages&gt;&lt;volume&gt;25&lt;/volume&gt;&lt;number&gt;3&lt;/number&gt;&lt;dates&gt;&lt;year&gt;1975&lt;/year&gt;&lt;pub-dates&gt;&lt;date&gt;5//&lt;/date&gt;&lt;/pub-dates&gt;&lt;/dates&gt;&lt;isbn&gt;0022-2011&lt;/isbn&gt;&lt;urls&gt;&lt;related-urls&gt;&lt;url&gt;http://www.sciencedirect.com/science/article/pii/0022201175900889&lt;/url&gt;&lt;/related-urls&gt;&lt;/urls&gt;&lt;electronic-resource-num&gt;http://dx.doi.org/10.1016/0022-2011(75)90088-9&lt;/electronic-resource-num&gt;&lt;/record&gt;&lt;/Cite&gt;&lt;/EndNote&gt;</w:instrText>
      </w:r>
      <w:r w:rsidR="00F0089D" w:rsidRPr="006E2C61">
        <w:rPr>
          <w:sz w:val="24"/>
          <w:szCs w:val="24"/>
          <w:rPrChange w:id="53" w:author="Katherine Lehman" w:date="2016-01-24T18:57:00Z">
            <w:rPr>
              <w:sz w:val="24"/>
              <w:szCs w:val="24"/>
              <w:highlight w:val="yellow"/>
            </w:rPr>
          </w:rPrChange>
        </w:rPr>
        <w:fldChar w:fldCharType="separate"/>
      </w:r>
      <w:r w:rsidR="00F0089D" w:rsidRPr="006E2C61">
        <w:rPr>
          <w:noProof/>
          <w:sz w:val="24"/>
          <w:szCs w:val="24"/>
          <w:rPrChange w:id="54" w:author="Katherine Lehman" w:date="2016-01-24T18:57:00Z">
            <w:rPr>
              <w:noProof/>
              <w:sz w:val="24"/>
              <w:szCs w:val="24"/>
              <w:highlight w:val="yellow"/>
            </w:rPr>
          </w:rPrChange>
        </w:rPr>
        <w:t>(</w:t>
      </w:r>
      <w:r w:rsidR="008C662E">
        <w:rPr>
          <w:noProof/>
          <w:sz w:val="24"/>
          <w:szCs w:val="24"/>
        </w:rPr>
        <w:fldChar w:fldCharType="begin"/>
      </w:r>
      <w:r w:rsidR="008C662E">
        <w:rPr>
          <w:noProof/>
          <w:sz w:val="24"/>
          <w:szCs w:val="24"/>
        </w:rPr>
        <w:instrText xml:space="preserve"> HYPERLINK \l "_ENREF_7" \o "Ferron, 1975 #30" </w:instrText>
      </w:r>
      <w:r w:rsidR="008C662E">
        <w:rPr>
          <w:noProof/>
          <w:sz w:val="24"/>
          <w:szCs w:val="24"/>
        </w:rPr>
      </w:r>
      <w:r w:rsidR="008C662E">
        <w:rPr>
          <w:noProof/>
          <w:sz w:val="24"/>
          <w:szCs w:val="24"/>
        </w:rPr>
        <w:fldChar w:fldCharType="separate"/>
      </w:r>
      <w:r w:rsidR="008C662E" w:rsidRPr="006E2C61">
        <w:rPr>
          <w:noProof/>
          <w:sz w:val="24"/>
          <w:szCs w:val="24"/>
          <w:rPrChange w:id="55" w:author="Katherine Lehman" w:date="2016-01-24T18:57:00Z">
            <w:rPr>
              <w:noProof/>
              <w:sz w:val="24"/>
              <w:szCs w:val="24"/>
              <w:highlight w:val="yellow"/>
            </w:rPr>
          </w:rPrChange>
        </w:rPr>
        <w:t>Ferron et al., 1975</w:t>
      </w:r>
      <w:r w:rsidR="008C662E">
        <w:rPr>
          <w:noProof/>
          <w:sz w:val="24"/>
          <w:szCs w:val="24"/>
        </w:rPr>
        <w:fldChar w:fldCharType="end"/>
      </w:r>
      <w:r w:rsidR="00F0089D" w:rsidRPr="006E2C61">
        <w:rPr>
          <w:noProof/>
          <w:sz w:val="24"/>
          <w:szCs w:val="24"/>
          <w:rPrChange w:id="56" w:author="Katherine Lehman" w:date="2016-01-24T18:57:00Z">
            <w:rPr>
              <w:noProof/>
              <w:sz w:val="24"/>
              <w:szCs w:val="24"/>
              <w:highlight w:val="yellow"/>
            </w:rPr>
          </w:rPrChange>
        </w:rPr>
        <w:t>)</w:t>
      </w:r>
      <w:r w:rsidR="00F0089D" w:rsidRPr="006E2C61">
        <w:rPr>
          <w:sz w:val="24"/>
          <w:szCs w:val="24"/>
          <w:rPrChange w:id="57" w:author="Katherine Lehman" w:date="2016-01-24T18:57:00Z">
            <w:rPr>
              <w:sz w:val="24"/>
              <w:szCs w:val="24"/>
              <w:highlight w:val="yellow"/>
            </w:rPr>
          </w:rPrChange>
        </w:rPr>
        <w:fldChar w:fldCharType="end"/>
      </w:r>
      <w:r w:rsidRPr="006E2C61">
        <w:rPr>
          <w:sz w:val="24"/>
          <w:szCs w:val="24"/>
        </w:rPr>
        <w:t xml:space="preserve">. On the other hand, adult CRB biocontrol relies on the use of viral control agents. Infection with </w:t>
      </w:r>
      <w:r w:rsidRPr="006E2C61">
        <w:rPr>
          <w:i/>
          <w:sz w:val="24"/>
          <w:szCs w:val="24"/>
        </w:rPr>
        <w:t>Baculovirus oryctes</w:t>
      </w:r>
      <w:r w:rsidRPr="006E2C61">
        <w:rPr>
          <w:sz w:val="24"/>
          <w:szCs w:val="24"/>
        </w:rPr>
        <w:t xml:space="preserve"> has successfully decreased CRB populations in various nations of Southeast Asia and the Pacific where infected individuals were released </w:t>
      </w:r>
      <w:del w:id="58" w:author="Katherine Lehman" w:date="2016-01-24T18:32:00Z">
        <w:r w:rsidRPr="006E2C61" w:rsidDel="002801FF">
          <w:rPr>
            <w:sz w:val="24"/>
            <w:szCs w:val="24"/>
          </w:rPr>
          <w:delText>(Bedford 1985</w:delText>
        </w:r>
        <w:r w:rsidR="002801FF" w:rsidRPr="006E2C61" w:rsidDel="002801FF">
          <w:rPr>
            <w:sz w:val="24"/>
            <w:szCs w:val="24"/>
          </w:rPr>
          <w:delText xml:space="preserve"> </w:delText>
        </w:r>
      </w:del>
      <w:r w:rsidR="002801FF" w:rsidRPr="006E2C61">
        <w:rPr>
          <w:sz w:val="24"/>
          <w:szCs w:val="24"/>
        </w:rPr>
        <w:fldChar w:fldCharType="begin"/>
      </w:r>
      <w:r w:rsidR="002801FF" w:rsidRPr="006E2C61">
        <w:rPr>
          <w:sz w:val="24"/>
          <w:szCs w:val="24"/>
        </w:rPr>
        <w:instrText xml:space="preserve"> ADDIN EN.CITE &lt;EndNote&gt;&lt;Cite&gt;&lt;Author&gt;Bedford&lt;/Author&gt;&lt;Year&gt;1986&lt;/Year&gt;&lt;RecNum&gt;32&lt;/RecNum&gt;&lt;DisplayText&gt;(Bedford, 1986)&lt;/DisplayText&gt;&lt;record&gt;&lt;rec-number&gt;32&lt;/rec-number&gt;&lt;foreign-keys&gt;&lt;key app="EN" db-id="az0w59erdx5299eddtmpr05gape9x5errdvp" timestamp="1453678290"&gt;32&lt;/key&gt;&lt;/foreign-keys&gt;&lt;ref-type name="Journal Article"&gt;17&lt;/ref-type&gt;&lt;contributors&gt;&lt;authors&gt;&lt;author&gt;G. O. Bedford&lt;/author&gt;&lt;/authors&gt;&lt;/contributors&gt;&lt;titles&gt;&lt;title&gt;&lt;style face="normal" font="default" size="100%"&gt;&amp;#xD;Biological Control of the Rhinoceros Beetle (&lt;/style&gt;&lt;style face="italic" font="default" size="100%"&gt;Orytes rhinoceros&lt;/style&gt;&lt;style face="normal" font="default" size="100%"&gt;) in the South Pacific by Baculovirus&lt;/style&gt;&lt;/title&gt;&lt;secondary-title&gt;Agriculture, Ecosystems, and Environment&lt;/secondary-title&gt;&lt;/titles&gt;&lt;periodical&gt;&lt;full-title&gt;Agriculture, Ecosystems, and Environment&lt;/full-title&gt;&lt;/periodical&gt;&lt;pages&gt;141-147&lt;/pages&gt;&lt;volume&gt;15&lt;/volume&gt;&lt;dates&gt;&lt;year&gt;1986&lt;/year&gt;&lt;/dates&gt;&lt;urls&gt;&lt;/urls&gt;&lt;/record&gt;&lt;/Cite&gt;&lt;/EndNote&gt;</w:instrText>
      </w:r>
      <w:r w:rsidR="002801FF" w:rsidRPr="006E2C61">
        <w:rPr>
          <w:sz w:val="24"/>
          <w:szCs w:val="24"/>
        </w:rPr>
        <w:fldChar w:fldCharType="separate"/>
      </w:r>
      <w:r w:rsidR="002801FF" w:rsidRPr="006E2C61">
        <w:rPr>
          <w:noProof/>
          <w:sz w:val="24"/>
          <w:szCs w:val="24"/>
        </w:rPr>
        <w:t>(</w:t>
      </w:r>
      <w:hyperlink w:anchor="_ENREF_4" w:tooltip="Bedford, 1986 #32" w:history="1">
        <w:r w:rsidR="008C662E" w:rsidRPr="006E2C61">
          <w:rPr>
            <w:noProof/>
            <w:sz w:val="24"/>
            <w:szCs w:val="24"/>
          </w:rPr>
          <w:t>Bedford, 1986</w:t>
        </w:r>
      </w:hyperlink>
      <w:r w:rsidR="002801FF" w:rsidRPr="006E2C61">
        <w:rPr>
          <w:noProof/>
          <w:sz w:val="24"/>
          <w:szCs w:val="24"/>
        </w:rPr>
        <w:t>)</w:t>
      </w:r>
      <w:r w:rsidR="002801FF" w:rsidRPr="006E2C61">
        <w:rPr>
          <w:sz w:val="24"/>
          <w:szCs w:val="24"/>
        </w:rPr>
        <w:fldChar w:fldCharType="end"/>
      </w:r>
      <w:r w:rsidRPr="006E2C61">
        <w:rPr>
          <w:sz w:val="24"/>
          <w:szCs w:val="24"/>
        </w:rPr>
        <w:t xml:space="preserve">, </w:t>
      </w:r>
      <w:r w:rsidR="000434B3" w:rsidRPr="006E2C61">
        <w:rPr>
          <w:sz w:val="24"/>
          <w:szCs w:val="24"/>
        </w:rPr>
        <w:fldChar w:fldCharType="begin"/>
      </w:r>
      <w:r w:rsidR="000434B3" w:rsidRPr="006E2C61">
        <w:rPr>
          <w:sz w:val="24"/>
          <w:szCs w:val="24"/>
        </w:rPr>
        <w:instrText xml:space="preserve"> ADDIN EN.CITE &lt;EndNote&gt;&lt;Cite&gt;&lt;Author&gt;Lomer&lt;/Author&gt;&lt;Year&gt;1985&lt;/Year&gt;&lt;RecNum&gt;31&lt;/RecNum&gt;&lt;DisplayText&gt;(Lomer, 1985)&lt;/DisplayText&gt;&lt;record&gt;&lt;rec-number&gt;31&lt;/rec-number&gt;&lt;foreign-keys&gt;&lt;key app="EN" db-id="az0w59erdx5299eddtmpr05gape9x5errdvp" timestamp="1453673127"&gt;31&lt;/key&gt;&lt;/foreign-keys&gt;&lt;ref-type name="Journal Article"&gt;17&lt;/ref-type&gt;&lt;contributors&gt;&lt;authors&gt;&lt;author&gt;C.J. Lomer&lt;/author&gt;&lt;/authors&gt;&lt;/contributors&gt;&lt;titles&gt;&lt;title&gt; Release of Bacu/ovirus oryctes into Oryctes monoceros Populations in the Seychelles&lt;/title&gt;&lt;secondary-title&gt;Journal of Invertebrate Pathology&lt;/secondary-title&gt;&lt;/titles&gt;&lt;periodical&gt;&lt;full-title&gt;Journal of Invertebrate Pathology&lt;/full-title&gt;&lt;/periodical&gt;&lt;pages&gt;237-246 &lt;/pages&gt;&lt;volume&gt;47&lt;/volume&gt;&lt;dates&gt;&lt;year&gt;1985&lt;/year&gt;&lt;/dates&gt;&lt;urls&gt;&lt;/urls&gt;&lt;/record&gt;&lt;/Cite&gt;&lt;/EndNote&gt;</w:instrText>
      </w:r>
      <w:r w:rsidR="000434B3" w:rsidRPr="006E2C61">
        <w:rPr>
          <w:sz w:val="24"/>
          <w:szCs w:val="24"/>
        </w:rPr>
        <w:fldChar w:fldCharType="separate"/>
      </w:r>
      <w:r w:rsidR="000434B3" w:rsidRPr="006E2C61">
        <w:rPr>
          <w:noProof/>
          <w:sz w:val="24"/>
          <w:szCs w:val="24"/>
        </w:rPr>
        <w:t>(</w:t>
      </w:r>
      <w:hyperlink w:anchor="_ENREF_12" w:tooltip="Lomer, 1985 #31" w:history="1">
        <w:r w:rsidR="008C662E" w:rsidRPr="006E2C61">
          <w:rPr>
            <w:noProof/>
            <w:sz w:val="24"/>
            <w:szCs w:val="24"/>
          </w:rPr>
          <w:t>Lomer, 1985</w:t>
        </w:r>
      </w:hyperlink>
      <w:r w:rsidR="000434B3" w:rsidRPr="006E2C61">
        <w:rPr>
          <w:noProof/>
          <w:sz w:val="24"/>
          <w:szCs w:val="24"/>
        </w:rPr>
        <w:t>)</w:t>
      </w:r>
      <w:r w:rsidR="000434B3" w:rsidRPr="006E2C61">
        <w:rPr>
          <w:sz w:val="24"/>
          <w:szCs w:val="24"/>
        </w:rPr>
        <w:fldChar w:fldCharType="end"/>
      </w:r>
      <w:del w:id="59" w:author="Katherine Lehman" w:date="2016-01-24T17:05:00Z">
        <w:r w:rsidRPr="006E2C61" w:rsidDel="000434B3">
          <w:rPr>
            <w:sz w:val="24"/>
            <w:szCs w:val="24"/>
          </w:rPr>
          <w:delText>Lomer 1985</w:delText>
        </w:r>
      </w:del>
      <w:del w:id="60" w:author="Katherine Lehman" w:date="2016-01-24T18:36:00Z">
        <w:r w:rsidRPr="006E2C61" w:rsidDel="002801FF">
          <w:rPr>
            <w:sz w:val="24"/>
            <w:szCs w:val="24"/>
          </w:rPr>
          <w:delText xml:space="preserve">, </w:delText>
        </w:r>
      </w:del>
      <w:del w:id="61" w:author="Katherine Lehman" w:date="2016-01-24T18:35:00Z">
        <w:r w:rsidRPr="006E2C61" w:rsidDel="002801FF">
          <w:rPr>
            <w:sz w:val="24"/>
            <w:szCs w:val="24"/>
          </w:rPr>
          <w:delText>Gorick 1980</w:delText>
        </w:r>
        <w:r w:rsidR="002801FF" w:rsidRPr="006E2C61" w:rsidDel="002801FF">
          <w:rPr>
            <w:sz w:val="24"/>
            <w:szCs w:val="24"/>
          </w:rPr>
          <w:delText xml:space="preserve"> </w:delText>
        </w:r>
      </w:del>
      <w:r w:rsidR="002801FF" w:rsidRPr="006E2C61">
        <w:rPr>
          <w:sz w:val="24"/>
          <w:szCs w:val="24"/>
        </w:rPr>
        <w:fldChar w:fldCharType="begin"/>
      </w:r>
      <w:r w:rsidR="002801FF" w:rsidRPr="006E2C61">
        <w:rPr>
          <w:sz w:val="24"/>
          <w:szCs w:val="24"/>
        </w:rPr>
        <w:instrText xml:space="preserve"> ADDIN EN.CITE &lt;EndNote&gt;&lt;Cite&gt;&lt;Author&gt;Gorick&lt;/Author&gt;&lt;Year&gt;1980&lt;/Year&gt;&lt;RecNum&gt;33&lt;/RecNum&gt;&lt;DisplayText&gt;(Gorick, 1980)&lt;/DisplayText&gt;&lt;record&gt;&lt;rec-number&gt;33&lt;/rec-number&gt;&lt;foreign-keys&gt;&lt;key app="EN" db-id="az0w59erdx5299eddtmpr05gape9x5errdvp" timestamp="1453678511"&gt;33&lt;/key&gt;&lt;/foreign-keys&gt;&lt;ref-type name="Journal Article"&gt;17&lt;/ref-type&gt;&lt;contributors&gt;&lt;authors&gt;&lt;author&gt;Gorick,B. D.&lt;/author&gt;&lt;/authors&gt;&lt;/contributors&gt;&lt;titles&gt;&lt;title&gt;Release and establishment of the baculovirus disease of Oryctes rhinoceros (L.) (Coleoptera: Scarabaeidae) in Papua New Guinea&lt;/title&gt;&lt;secondary-title&gt;Bulletin of Entomological Research&lt;/secondary-title&gt;&lt;/titles&gt;&lt;periodical&gt;&lt;full-title&gt;Bulletin of Entomological Research&lt;/full-title&gt;&lt;/periodical&gt;&lt;pages&gt;445-453&lt;/pages&gt;&lt;volume&gt;70&lt;/volume&gt;&lt;number&gt;03&lt;/number&gt;&lt;dates&gt;&lt;year&gt;1980&lt;/year&gt;&lt;/dates&gt;&lt;isbn&gt;1475-2670&lt;/isbn&gt;&lt;urls&gt;&lt;related-urls&gt;&lt;url&gt;http://dx.doi.org/10.1017/S0007485300007719&lt;/url&gt;&lt;/related-urls&gt;&lt;/urls&gt;&lt;electronic-resource-num&gt;doi:10.1017/S0007485300007719&lt;/electronic-resource-num&gt;&lt;access-date&gt;1980&lt;/access-date&gt;&lt;/record&gt;&lt;/Cite&gt;&lt;/EndNote&gt;</w:instrText>
      </w:r>
      <w:r w:rsidR="002801FF" w:rsidRPr="006E2C61">
        <w:rPr>
          <w:sz w:val="24"/>
          <w:szCs w:val="24"/>
        </w:rPr>
        <w:fldChar w:fldCharType="separate"/>
      </w:r>
      <w:r w:rsidR="002801FF" w:rsidRPr="006E2C61">
        <w:rPr>
          <w:noProof/>
          <w:sz w:val="24"/>
          <w:szCs w:val="24"/>
        </w:rPr>
        <w:t>(</w:t>
      </w:r>
      <w:hyperlink w:anchor="_ENREF_8" w:tooltip="Gorick, 1980 #33" w:history="1">
        <w:r w:rsidR="008C662E" w:rsidRPr="006E2C61">
          <w:rPr>
            <w:noProof/>
            <w:sz w:val="24"/>
            <w:szCs w:val="24"/>
          </w:rPr>
          <w:t>Gorick, 1980</w:t>
        </w:r>
      </w:hyperlink>
      <w:r w:rsidR="002801FF" w:rsidRPr="006E2C61">
        <w:rPr>
          <w:noProof/>
          <w:sz w:val="24"/>
          <w:szCs w:val="24"/>
        </w:rPr>
        <w:t>)</w:t>
      </w:r>
      <w:r w:rsidR="002801FF" w:rsidRPr="006E2C61">
        <w:rPr>
          <w:sz w:val="24"/>
          <w:szCs w:val="24"/>
        </w:rPr>
        <w:fldChar w:fldCharType="end"/>
      </w:r>
      <w:r w:rsidRPr="006E2C61">
        <w:rPr>
          <w:sz w:val="24"/>
          <w:szCs w:val="24"/>
        </w:rPr>
        <w:t xml:space="preserve">). However, recent studies report that the Guam CRB biotype has seemingly developed resistance to the viral control agent, creating an even more dire situation for the control of CRB </w:t>
      </w:r>
      <w:r w:rsidR="00D43B37">
        <w:rPr>
          <w:sz w:val="24"/>
          <w:szCs w:val="24"/>
        </w:rPr>
        <w:fldChar w:fldCharType="begin"/>
      </w:r>
      <w:r w:rsidR="00D43B37">
        <w:rPr>
          <w:sz w:val="24"/>
          <w:szCs w:val="24"/>
        </w:rPr>
        <w:instrText xml:space="preserve"> ADDIN EN.CITE &lt;EndNote&gt;&lt;Cite&gt;&lt;Author&gt;Jackson&lt;/Author&gt;&lt;Year&gt;2010&lt;/Year&gt;&lt;RecNum&gt;16&lt;/RecNum&gt;&lt;DisplayText&gt;(Jackson, 2010)&lt;/DisplayText&gt;&lt;record&gt;&lt;rec-number&gt;16&lt;/rec-number&gt;&lt;foreign-keys&gt;&lt;key app="EN" db-id="20zfaps55x92t0epfawpdwttp2p5arvpa9dt" timestamp="1455226936"&gt;16&lt;/key&gt;&lt;/foreign-keys&gt;&lt;ref-type name="Journal Article"&gt;17&lt;/ref-type&gt;&lt;contributors&gt;&lt;authors&gt;&lt;author&gt;Jackson, Trevor&lt;/author&gt;&lt;/authors&gt;&lt;/contributors&gt;&lt;titles&gt;&lt;title&gt;Report of research consultancy to Guam for implementation of virus control of invasive coconut rhinoceros beetle (CRB)&lt;/title&gt;&lt;/titles&gt;&lt;dates&gt;&lt;year&gt;2010&lt;/year&gt;&lt;/dates&gt;&lt;urls&gt;&lt;/urls&gt;&lt;/record&gt;&lt;/Cite&gt;&lt;/EndNote&gt;</w:instrText>
      </w:r>
      <w:r w:rsidR="00D43B37">
        <w:rPr>
          <w:sz w:val="24"/>
          <w:szCs w:val="24"/>
        </w:rPr>
        <w:fldChar w:fldCharType="separate"/>
      </w:r>
      <w:r w:rsidR="00D43B37">
        <w:rPr>
          <w:noProof/>
          <w:sz w:val="24"/>
          <w:szCs w:val="24"/>
        </w:rPr>
        <w:t>(</w:t>
      </w:r>
      <w:hyperlink w:anchor="_ENREF_11" w:tooltip="Jackson, 2010 #16" w:history="1">
        <w:r w:rsidR="008C662E">
          <w:rPr>
            <w:noProof/>
            <w:sz w:val="24"/>
            <w:szCs w:val="24"/>
          </w:rPr>
          <w:t>Jackson, 2010</w:t>
        </w:r>
      </w:hyperlink>
      <w:r w:rsidR="00D43B37">
        <w:rPr>
          <w:noProof/>
          <w:sz w:val="24"/>
          <w:szCs w:val="24"/>
        </w:rPr>
        <w:t>)</w:t>
      </w:r>
      <w:r w:rsidR="00D43B37">
        <w:rPr>
          <w:sz w:val="24"/>
          <w:szCs w:val="24"/>
        </w:rPr>
        <w:fldChar w:fldCharType="end"/>
      </w:r>
      <w:ins w:id="62" w:author="Diego Barahona" w:date="2016-02-11T16:43:00Z">
        <w:r w:rsidR="00D43B37">
          <w:rPr>
            <w:sz w:val="24"/>
            <w:szCs w:val="24"/>
          </w:rPr>
          <w:t>.</w:t>
        </w:r>
      </w:ins>
      <w:del w:id="63" w:author="Diego Barahona" w:date="2016-02-11T16:42:00Z">
        <w:r w:rsidRPr="006E2C61" w:rsidDel="00D43B37">
          <w:rPr>
            <w:sz w:val="24"/>
            <w:szCs w:val="24"/>
          </w:rPr>
          <w:delText>(</w:delText>
        </w:r>
      </w:del>
      <w:del w:id="64" w:author="Diego Barahona" w:date="2016-02-11T12:58:00Z">
        <w:r w:rsidRPr="006E2C61" w:rsidDel="00D2781D">
          <w:rPr>
            <w:sz w:val="24"/>
            <w:szCs w:val="24"/>
          </w:rPr>
          <w:delText xml:space="preserve">Moore, </w:delText>
        </w:r>
      </w:del>
      <w:del w:id="65" w:author="Diego Barahona" w:date="2016-02-11T16:42:00Z">
        <w:r w:rsidRPr="006E2C61" w:rsidDel="00D43B37">
          <w:rPr>
            <w:sz w:val="24"/>
            <w:szCs w:val="24"/>
          </w:rPr>
          <w:delText>Jackson 2010).</w:delText>
        </w:r>
      </w:del>
      <w:r w:rsidRPr="006E2C61">
        <w:rPr>
          <w:sz w:val="24"/>
          <w:szCs w:val="24"/>
        </w:rPr>
        <w:t xml:space="preserve"> </w:t>
      </w:r>
    </w:p>
    <w:p w14:paraId="7694465B" w14:textId="70DA37C8" w:rsidR="009A6144" w:rsidRDefault="00A43A4F">
      <w:pPr>
        <w:spacing w:after="0" w:line="480" w:lineRule="auto"/>
        <w:ind w:firstLine="720"/>
        <w:jc w:val="both"/>
        <w:rPr>
          <w:sz w:val="24"/>
          <w:szCs w:val="24"/>
        </w:rPr>
      </w:pPr>
      <w:r w:rsidRPr="006E2C61">
        <w:rPr>
          <w:sz w:val="24"/>
          <w:szCs w:val="24"/>
        </w:rPr>
        <w:t>Traps and lures have also been employed in CRB monitoring and surveillance efforts. Bioassay studies have reported several lures that attract adult CRB. Of these lures, ethyl 4-methyloctanoate, the CRB aggregation pheromone, has had fairly good results (</w:t>
      </w:r>
      <w:del w:id="66" w:author="Diego Barahona" w:date="2016-02-11T12:59:00Z">
        <w:r w:rsidRPr="006E2C61" w:rsidDel="00D2781D">
          <w:rPr>
            <w:sz w:val="24"/>
            <w:szCs w:val="24"/>
          </w:rPr>
          <w:delText>PAPER,</w:delText>
        </w:r>
      </w:del>
      <w:r w:rsidRPr="006E2C61">
        <w:rPr>
          <w:sz w:val="24"/>
          <w:szCs w:val="24"/>
        </w:rPr>
        <w:t xml:space="preserve"> </w:t>
      </w:r>
      <w:r w:rsidR="00E458C6" w:rsidRPr="006E2C61">
        <w:rPr>
          <w:sz w:val="24"/>
          <w:szCs w:val="24"/>
        </w:rPr>
        <w:fldChar w:fldCharType="begin"/>
      </w:r>
      <w:r w:rsidR="00151D8B" w:rsidRPr="006E2C61">
        <w:rPr>
          <w:sz w:val="24"/>
          <w:szCs w:val="24"/>
        </w:rPr>
        <w:instrText xml:space="preserve"> ADDIN EN.CITE &lt;EndNote&gt;&lt;Cite&gt;&lt;Author&gt;Vander Meer&lt;/Author&gt;&lt;Year&gt;1979&lt;/Year&gt;&lt;RecNum&gt;18&lt;/RecNum&gt;&lt;DisplayText&gt;(Vander Meer et al., 1979)&lt;/DisplayText&gt;&lt;record&gt;&lt;rec-number&gt;18&lt;/rec-number&gt;&lt;foreign-keys&gt;&lt;key app="EN" db-id="az0w59erdx5299eddtmpr05gape9x5errdvp" timestamp="0"&gt;18&lt;/key&gt;&lt;/foreign-keys&gt;&lt;ref-type name="Journal Article"&gt;17&lt;/ref-type&gt;&lt;contributors&gt;&lt;authors&gt;&lt;author&gt;Vander Meer, Robert K. &lt;/author&gt;&lt;author&gt;Ghatak, Usha R.&lt;/author&gt;&lt;author&gt;Alam, Shaikh Khairul&lt;/author&gt;&lt;author&gt;Chakraborti, Prabir C.&lt;/author&gt;&lt;/authors&gt;&lt;/contributors&gt;&lt;titles&gt;&lt;title&gt;&lt;style face="normal" font="default" size="100%"&gt;(±)-Des-N-Morphinan: a Unique Bridged Hydrocarbon Attractant for the Rhinoceros Beetle, &lt;/style&gt;&lt;style face="italic" font="default" size="100%"&gt;Oryctes rhinoceros&lt;/style&gt;&lt;style face="normal" font="default" size="100%"&gt;; and Development of an Olfactometer&lt;/style&gt;&lt;/title&gt;&lt;secondary-title&gt;Environmental Entomology&lt;/secondary-title&gt;&lt;/titles&gt;&lt;periodical&gt;&lt;full-title&gt;Environmental Entomology&lt;/full-title&gt;&lt;/periodical&gt;&lt;pages&gt;6-10&lt;/pages&gt;&lt;volume&gt;8&lt;/volume&gt;&lt;number&gt;1&lt;/number&gt;&lt;dates&gt;&lt;year&gt;1979&lt;/year&gt;&lt;/dates&gt;&lt;urls&gt;&lt;related-urls&gt;&lt;url&gt;http://www.ingentaconnect.com/content/esa/envent/1979/00000008/00000001/art00002&lt;/url&gt;&lt;/related-urls&gt;&lt;/urls&gt;&lt;/record&gt;&lt;/Cite&gt;&lt;/EndNote&gt;</w:instrText>
      </w:r>
      <w:r w:rsidR="00E458C6" w:rsidRPr="006E2C61">
        <w:rPr>
          <w:sz w:val="24"/>
          <w:szCs w:val="24"/>
        </w:rPr>
        <w:fldChar w:fldCharType="separate"/>
      </w:r>
      <w:r w:rsidR="00A0473B" w:rsidRPr="006E2C61">
        <w:rPr>
          <w:noProof/>
          <w:sz w:val="24"/>
          <w:szCs w:val="24"/>
        </w:rPr>
        <w:t>(</w:t>
      </w:r>
      <w:hyperlink w:anchor="_ENREF_18" w:tooltip="Vander Meer, 1979 #18" w:history="1">
        <w:r w:rsidR="008C662E" w:rsidRPr="006E2C61">
          <w:rPr>
            <w:noProof/>
            <w:sz w:val="24"/>
            <w:szCs w:val="24"/>
          </w:rPr>
          <w:t xml:space="preserve">Vander </w:t>
        </w:r>
        <w:r w:rsidR="008C662E" w:rsidRPr="006E2C61">
          <w:rPr>
            <w:noProof/>
            <w:sz w:val="24"/>
            <w:szCs w:val="24"/>
          </w:rPr>
          <w:lastRenderedPageBreak/>
          <w:t>Meer et al., 1979</w:t>
        </w:r>
      </w:hyperlink>
      <w:r w:rsidR="00A0473B" w:rsidRPr="006E2C61">
        <w:rPr>
          <w:noProof/>
          <w:sz w:val="24"/>
          <w:szCs w:val="24"/>
        </w:rPr>
        <w:t>)</w:t>
      </w:r>
      <w:r w:rsidR="00E458C6" w:rsidRPr="006E2C61">
        <w:rPr>
          <w:sz w:val="24"/>
          <w:szCs w:val="24"/>
        </w:rPr>
        <w:fldChar w:fldCharType="end"/>
      </w:r>
      <w:del w:id="67" w:author="Katherine Lehman" w:date="2016-01-17T17:23:00Z">
        <w:r w:rsidRPr="006E2C61" w:rsidDel="00E458C6">
          <w:rPr>
            <w:sz w:val="24"/>
            <w:szCs w:val="24"/>
          </w:rPr>
          <w:delText>Vander Meer 1979</w:delText>
        </w:r>
      </w:del>
      <w:del w:id="68" w:author="Katherine Lehman" w:date="2016-01-24T17:06:00Z">
        <w:r w:rsidRPr="006E2C61" w:rsidDel="000434B3">
          <w:rPr>
            <w:sz w:val="24"/>
            <w:szCs w:val="24"/>
          </w:rPr>
          <w:delText>,</w:delText>
        </w:r>
      </w:del>
      <w:del w:id="69" w:author="Katherine Lehman" w:date="2016-01-24T18:41:00Z">
        <w:r w:rsidRPr="006E2C61" w:rsidDel="00302950">
          <w:rPr>
            <w:sz w:val="24"/>
            <w:szCs w:val="24"/>
          </w:rPr>
          <w:delText xml:space="preserve"> Vander Meer 1983</w:delText>
        </w:r>
        <w:r w:rsidR="00302950" w:rsidRPr="006E2C61" w:rsidDel="00302950">
          <w:rPr>
            <w:sz w:val="24"/>
            <w:szCs w:val="24"/>
          </w:rPr>
          <w:delText xml:space="preserve"> </w:delText>
        </w:r>
      </w:del>
      <w:r w:rsidR="00302950" w:rsidRPr="006E2C61">
        <w:rPr>
          <w:sz w:val="24"/>
          <w:szCs w:val="24"/>
        </w:rPr>
        <w:fldChar w:fldCharType="begin"/>
      </w:r>
      <w:r w:rsidR="00302950" w:rsidRPr="006E2C61">
        <w:rPr>
          <w:sz w:val="24"/>
          <w:szCs w:val="24"/>
        </w:rPr>
        <w:instrText xml:space="preserve"> ADDIN EN.CITE &lt;EndNote&gt;&lt;Cite&gt;&lt;Author&gt;Vander Meer&lt;/Author&gt;&lt;Year&gt;1983&lt;/Year&gt;&lt;RecNum&gt;34&lt;/RecNum&gt;&lt;DisplayText&gt;(Vander Meer &amp;amp; McGovern, 1983)&lt;/DisplayText&gt;&lt;record&gt;&lt;rec-number&gt;34&lt;/rec-number&gt;&lt;foreign-keys&gt;&lt;key app="EN" db-id="az0w59erdx5299eddtmpr05gape9x5errdvp" timestamp="1453678808"&gt;34&lt;/key&gt;&lt;/foreign-keys&gt;&lt;ref-type name="Journal Article"&gt;17&lt;/ref-type&gt;&lt;contributors&gt;&lt;authors&gt;&lt;author&gt;Vander Meer, Robert K.&lt;/author&gt;&lt;author&gt;McGovern, Terrence P.&lt;/author&gt;&lt;/authors&gt;&lt;/contributors&gt;&lt;titles&gt;&lt;title&gt;Structure-Activity Correlations for Derivatives of Siglure: Attractants for Oryctes rhinoceros L. (Coleoptera: Scarabaeidae)&lt;/title&gt;&lt;secondary-title&gt;Journal of Economic Entomology&lt;/secondary-title&gt;&lt;/titles&gt;&lt;periodical&gt;&lt;full-title&gt;Journal of Economic Entomology&lt;/full-title&gt;&lt;/periodical&gt;&lt;pages&gt;723-727&lt;/pages&gt;&lt;volume&gt;76&lt;/volume&gt;&lt;number&gt;4&lt;/number&gt;&lt;dates&gt;&lt;year&gt;1983&lt;/year&gt;&lt;pub-dates&gt;&lt;date&gt;1983-08-01 00:00:00&lt;/date&gt;&lt;/pub-dates&gt;&lt;/dates&gt;&lt;urls&gt;&lt;related-urls&gt;&lt;url&gt;http://jee.oxfordjournals.org/jee/76/4/723.full.pdf&lt;/url&gt;&lt;/related-urls&gt;&lt;/urls&gt;&lt;electronic-resource-num&gt;10.1093/jee/76.4.723&lt;/electronic-resource-num&gt;&lt;/record&gt;&lt;/Cite&gt;&lt;/EndNote&gt;</w:instrText>
      </w:r>
      <w:r w:rsidR="00302950" w:rsidRPr="006E2C61">
        <w:rPr>
          <w:sz w:val="24"/>
          <w:szCs w:val="24"/>
        </w:rPr>
        <w:fldChar w:fldCharType="separate"/>
      </w:r>
      <w:r w:rsidR="00302950" w:rsidRPr="006E2C61">
        <w:rPr>
          <w:noProof/>
          <w:sz w:val="24"/>
          <w:szCs w:val="24"/>
        </w:rPr>
        <w:t>(</w:t>
      </w:r>
      <w:hyperlink w:anchor="_ENREF_19" w:tooltip="Vander Meer, 1983 #34" w:history="1">
        <w:r w:rsidR="008C662E" w:rsidRPr="006E2C61">
          <w:rPr>
            <w:noProof/>
            <w:sz w:val="24"/>
            <w:szCs w:val="24"/>
          </w:rPr>
          <w:t>Vander Meer &amp; McGovern, 1983</w:t>
        </w:r>
      </w:hyperlink>
      <w:r w:rsidR="00302950" w:rsidRPr="006E2C61">
        <w:rPr>
          <w:noProof/>
          <w:sz w:val="24"/>
          <w:szCs w:val="24"/>
        </w:rPr>
        <w:t>)</w:t>
      </w:r>
      <w:r w:rsidR="00302950" w:rsidRPr="006E2C61">
        <w:rPr>
          <w:sz w:val="24"/>
          <w:szCs w:val="24"/>
        </w:rPr>
        <w:fldChar w:fldCharType="end"/>
      </w:r>
      <w:r w:rsidRPr="006E2C61">
        <w:rPr>
          <w:sz w:val="24"/>
          <w:szCs w:val="24"/>
        </w:rPr>
        <w:t xml:space="preserve">). However, traps utilizing this lure in Papua New Guinea have had moderate success with an average of 131 CRB caught per trap over a 19 week </w:t>
      </w:r>
      <w:commentRangeStart w:id="70"/>
      <w:r w:rsidRPr="006E2C61">
        <w:rPr>
          <w:sz w:val="24"/>
          <w:szCs w:val="24"/>
        </w:rPr>
        <w:t>period</w:t>
      </w:r>
      <w:commentRangeEnd w:id="70"/>
      <w:r w:rsidR="00E458C6" w:rsidRPr="006E2C61">
        <w:rPr>
          <w:rStyle w:val="CommentReference"/>
        </w:rPr>
        <w:commentReference w:id="70"/>
      </w:r>
      <w:ins w:id="71" w:author="Katherine Lehman" w:date="2016-01-17T17:23:00Z">
        <w:r w:rsidR="00E458C6" w:rsidRPr="006E2C61">
          <w:rPr>
            <w:sz w:val="24"/>
            <w:szCs w:val="24"/>
          </w:rPr>
          <w:t xml:space="preserve"> </w:t>
        </w:r>
      </w:ins>
      <w:r w:rsidRPr="006E2C61">
        <w:rPr>
          <w:sz w:val="24"/>
          <w:szCs w:val="24"/>
        </w:rPr>
        <w:t xml:space="preserve"> </w:t>
      </w:r>
      <w:r w:rsidR="00E458C6" w:rsidRPr="006E2C61">
        <w:rPr>
          <w:sz w:val="24"/>
          <w:szCs w:val="24"/>
        </w:rPr>
        <w:fldChar w:fldCharType="begin"/>
      </w:r>
      <w:r w:rsidR="00A0473B" w:rsidRPr="006E2C61">
        <w:rPr>
          <w:sz w:val="24"/>
          <w:szCs w:val="24"/>
        </w:rPr>
        <w:instrText xml:space="preserve"> ADDIN EN.CITE &lt;EndNote&gt;&lt;Cite&gt;&lt;Author&gt;Bedford&lt;/Author&gt;&lt;Year&gt;1976&lt;/Year&gt;&lt;RecNum&gt;22&lt;/RecNum&gt;&lt;DisplayText&gt;(Bedford, 1976)&lt;/DisplayText&gt;&lt;record&gt;&lt;rec-number&gt;22&lt;/rec-number&gt;&lt;foreign-keys&gt;&lt;key app="EN" db-id="az0w59erdx5299eddtmpr05gape9x5errdvp" timestamp="0"&gt;22&lt;/key&gt;&lt;/foreign-keys&gt;&lt;ref-type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EndNote&gt;</w:instrText>
      </w:r>
      <w:r w:rsidR="00E458C6" w:rsidRPr="006E2C61">
        <w:rPr>
          <w:sz w:val="24"/>
          <w:szCs w:val="24"/>
        </w:rPr>
        <w:fldChar w:fldCharType="separate"/>
      </w:r>
      <w:r w:rsidR="00A0473B" w:rsidRPr="006E2C61">
        <w:rPr>
          <w:noProof/>
          <w:sz w:val="24"/>
          <w:szCs w:val="24"/>
        </w:rPr>
        <w:t>(</w:t>
      </w:r>
      <w:hyperlink w:anchor="_ENREF_3" w:tooltip="Bedford, 1976 #22" w:history="1">
        <w:r w:rsidR="008C662E" w:rsidRPr="006E2C61">
          <w:rPr>
            <w:noProof/>
            <w:sz w:val="24"/>
            <w:szCs w:val="24"/>
          </w:rPr>
          <w:t>Bedford, 1976</w:t>
        </w:r>
      </w:hyperlink>
      <w:r w:rsidR="00A0473B" w:rsidRPr="006E2C61">
        <w:rPr>
          <w:noProof/>
          <w:sz w:val="24"/>
          <w:szCs w:val="24"/>
        </w:rPr>
        <w:t>)</w:t>
      </w:r>
      <w:r w:rsidR="00E458C6" w:rsidRPr="006E2C61">
        <w:rPr>
          <w:sz w:val="24"/>
          <w:szCs w:val="24"/>
        </w:rPr>
        <w:fldChar w:fldCharType="end"/>
      </w:r>
      <w:del w:id="72" w:author="Katherine Lehman" w:date="2016-01-17T17:23:00Z">
        <w:r w:rsidRPr="006E2C61" w:rsidDel="00E458C6">
          <w:rPr>
            <w:sz w:val="24"/>
            <w:szCs w:val="24"/>
          </w:rPr>
          <w:delText>(Bedford 1975)</w:delText>
        </w:r>
      </w:del>
      <w:ins w:id="73" w:author="Katherine Lehman" w:date="2016-01-17T17:23:00Z">
        <w:r w:rsidR="00E458C6" w:rsidRPr="006E2C61">
          <w:rPr>
            <w:sz w:val="24"/>
            <w:szCs w:val="24"/>
          </w:rPr>
          <w:t xml:space="preserve"> </w:t>
        </w:r>
      </w:ins>
      <w:r w:rsidRPr="006E2C61">
        <w:rPr>
          <w:sz w:val="24"/>
          <w:szCs w:val="24"/>
        </w:rPr>
        <w:t xml:space="preserve">. The situation is worse in Guam, where trap systems have not provided successful control of CRB, with catching rates as low as 0.0006 beetles per trap per day </w:t>
      </w:r>
      <w:r w:rsidR="00D43B37">
        <w:rPr>
          <w:sz w:val="24"/>
          <w:szCs w:val="24"/>
        </w:rPr>
        <w:fldChar w:fldCharType="begin"/>
      </w:r>
      <w:r w:rsidR="00D43B37">
        <w:rPr>
          <w:sz w:val="24"/>
          <w:szCs w:val="24"/>
        </w:rPr>
        <w:instrText xml:space="preserve"> ADDIN EN.CITE &lt;EndNote&gt;&lt;Cite&gt;&lt;Author&gt;Jackson&lt;/Author&gt;&lt;Year&gt;2010&lt;/Year&gt;&lt;RecNum&gt;16&lt;/RecNum&gt;&lt;DisplayText&gt;(Jackson, 2010)&lt;/DisplayText&gt;&lt;record&gt;&lt;rec-number&gt;16&lt;/rec-number&gt;&lt;foreign-keys&gt;&lt;key app="EN" db-id="20zfaps55x92t0epfawpdwttp2p5arvpa9dt" timestamp="1455226936"&gt;16&lt;/key&gt;&lt;/foreign-keys&gt;&lt;ref-type name="Journal Article"&gt;17&lt;/ref-type&gt;&lt;contributors&gt;&lt;authors&gt;&lt;author&gt;Jackson, Trevor&lt;/author&gt;&lt;/authors&gt;&lt;/contributors&gt;&lt;titles&gt;&lt;title&gt;Report of research consultancy to Guam for implementation of virus control of invasive coconut rhinoceros beetle (CRB)&lt;/title&gt;&lt;/titles&gt;&lt;dates&gt;&lt;year&gt;2010&lt;/year&gt;&lt;/dates&gt;&lt;urls&gt;&lt;/urls&gt;&lt;/record&gt;&lt;/Cite&gt;&lt;/EndNote&gt;</w:instrText>
      </w:r>
      <w:r w:rsidR="00D43B37">
        <w:rPr>
          <w:sz w:val="24"/>
          <w:szCs w:val="24"/>
        </w:rPr>
        <w:fldChar w:fldCharType="separate"/>
      </w:r>
      <w:r w:rsidR="00D43B37">
        <w:rPr>
          <w:noProof/>
          <w:sz w:val="24"/>
          <w:szCs w:val="24"/>
        </w:rPr>
        <w:t>(</w:t>
      </w:r>
      <w:hyperlink w:anchor="_ENREF_11" w:tooltip="Jackson, 2010 #16" w:history="1">
        <w:r w:rsidR="008C662E">
          <w:rPr>
            <w:noProof/>
            <w:sz w:val="24"/>
            <w:szCs w:val="24"/>
          </w:rPr>
          <w:t>Jackson, 2010</w:t>
        </w:r>
      </w:hyperlink>
      <w:r w:rsidR="00D43B37">
        <w:rPr>
          <w:noProof/>
          <w:sz w:val="24"/>
          <w:szCs w:val="24"/>
        </w:rPr>
        <w:t>)</w:t>
      </w:r>
      <w:r w:rsidR="00D43B37">
        <w:rPr>
          <w:sz w:val="24"/>
          <w:szCs w:val="24"/>
        </w:rPr>
        <w:fldChar w:fldCharType="end"/>
      </w:r>
      <w:ins w:id="74" w:author="Diego Barahona" w:date="2016-02-11T16:44:00Z">
        <w:r w:rsidR="00D43B37">
          <w:rPr>
            <w:sz w:val="24"/>
            <w:szCs w:val="24"/>
          </w:rPr>
          <w:t>.</w:t>
        </w:r>
      </w:ins>
      <w:del w:id="75" w:author="Diego Barahona" w:date="2016-02-11T16:44:00Z">
        <w:r w:rsidRPr="006E2C61" w:rsidDel="00D43B37">
          <w:rPr>
            <w:sz w:val="24"/>
            <w:szCs w:val="24"/>
          </w:rPr>
          <w:delText>(</w:delText>
        </w:r>
      </w:del>
      <w:del w:id="76" w:author="Diego Barahona" w:date="2016-02-11T13:00:00Z">
        <w:r w:rsidRPr="006E2C61" w:rsidDel="00D2781D">
          <w:rPr>
            <w:sz w:val="24"/>
            <w:szCs w:val="24"/>
          </w:rPr>
          <w:delText xml:space="preserve">Moore, </w:delText>
        </w:r>
      </w:del>
      <w:del w:id="77" w:author="Diego Barahona" w:date="2016-02-11T16:44:00Z">
        <w:r w:rsidRPr="006E2C61" w:rsidDel="00D43B37">
          <w:rPr>
            <w:sz w:val="24"/>
            <w:szCs w:val="24"/>
          </w:rPr>
          <w:delText>Jackson 2010).</w:delText>
        </w:r>
        <w:r w:rsidDel="00D43B37">
          <w:rPr>
            <w:sz w:val="24"/>
            <w:szCs w:val="24"/>
          </w:rPr>
          <w:delText xml:space="preserve"> </w:delText>
        </w:r>
      </w:del>
    </w:p>
    <w:p w14:paraId="315BFF94" w14:textId="227AC242" w:rsidR="009A6144" w:rsidRDefault="00A43A4F">
      <w:pPr>
        <w:spacing w:after="0" w:line="480" w:lineRule="auto"/>
        <w:jc w:val="both"/>
        <w:rPr>
          <w:sz w:val="24"/>
          <w:szCs w:val="24"/>
        </w:rPr>
      </w:pPr>
      <w:r>
        <w:rPr>
          <w:sz w:val="24"/>
          <w:szCs w:val="24"/>
        </w:rPr>
        <w:t>Finding and destroying breeding sites has been an integral part of CRB eradication programs both in Guam and in Hawaii. However, the cryptic nature of CRB breeding sites makes them difficult to discover. Therefore, there is a pressing necessity to develop methods to reliably discover cryptic CRB breeding sites. Trained dogs have been utilized to detect pest insect locations with olfactory cues in several studies with moderate success (</w:t>
      </w:r>
      <w:commentRangeStart w:id="78"/>
      <w:r>
        <w:rPr>
          <w:sz w:val="24"/>
          <w:szCs w:val="24"/>
        </w:rPr>
        <w:t>sources</w:t>
      </w:r>
      <w:commentRangeEnd w:id="78"/>
      <w:r w:rsidR="004D107B">
        <w:rPr>
          <w:rStyle w:val="CommentReference"/>
        </w:rPr>
        <w:commentReference w:id="78"/>
      </w:r>
      <w:r>
        <w:rPr>
          <w:sz w:val="24"/>
          <w:szCs w:val="24"/>
        </w:rPr>
        <w:t xml:space="preserve">). However, the training of dogs is an expensive process and may have limited usefulness for discovering breeding sites in trees. Alternatively, predators/parasitoids or conspecifics of pest insects have evolved superior sensory systems to find either prey or mates in a complex natural environment and are the most adequate agents to detect a species. Following this idea, a novel way to detect pest insects in the wild has been recently discovered. </w:t>
      </w:r>
      <w:r w:rsidRPr="00302950">
        <w:rPr>
          <w:sz w:val="24"/>
          <w:szCs w:val="24"/>
        </w:rPr>
        <w:t>Swink (</w:t>
      </w:r>
      <w:r w:rsidRPr="00302950">
        <w:rPr>
          <w:i/>
          <w:sz w:val="24"/>
          <w:szCs w:val="24"/>
        </w:rPr>
        <w:t>et al.</w:t>
      </w:r>
      <w:r w:rsidRPr="00302950">
        <w:rPr>
          <w:sz w:val="24"/>
          <w:szCs w:val="24"/>
        </w:rPr>
        <w:t>)</w:t>
      </w:r>
      <w:r>
        <w:rPr>
          <w:sz w:val="24"/>
          <w:szCs w:val="24"/>
        </w:rPr>
        <w:t xml:space="preserve"> described the use of the predatory wasp </w:t>
      </w:r>
      <w:r>
        <w:rPr>
          <w:i/>
          <w:sz w:val="24"/>
          <w:szCs w:val="24"/>
        </w:rPr>
        <w:t>Cerceris fumipennis</w:t>
      </w:r>
      <w:r>
        <w:rPr>
          <w:sz w:val="24"/>
          <w:szCs w:val="24"/>
        </w:rPr>
        <w:t xml:space="preserve">, a natural predator of different beetles in the Buprestidae family, to specifically monitor the emerald ash borer. Although this biological control agent succeeded in capturing a large number of beetles, </w:t>
      </w:r>
      <w:r>
        <w:rPr>
          <w:i/>
          <w:sz w:val="24"/>
          <w:szCs w:val="24"/>
        </w:rPr>
        <w:t xml:space="preserve">C. fumipennis </w:t>
      </w:r>
      <w:r>
        <w:rPr>
          <w:sz w:val="24"/>
          <w:szCs w:val="24"/>
        </w:rPr>
        <w:t xml:space="preserve">could not serve </w:t>
      </w:r>
      <w:r w:rsidRPr="008606F1">
        <w:rPr>
          <w:sz w:val="24"/>
          <w:szCs w:val="24"/>
        </w:rPr>
        <w:t xml:space="preserve">as a selective control agent as it collected samples of 52 different species in 11 different genera </w:t>
      </w:r>
      <w:del w:id="79" w:author="Katherine Lehman" w:date="2016-01-24T18:45:00Z">
        <w:r w:rsidRPr="008606F1" w:rsidDel="00302950">
          <w:rPr>
            <w:sz w:val="24"/>
            <w:szCs w:val="24"/>
          </w:rPr>
          <w:delText>(Swink 2013</w:delText>
        </w:r>
        <w:r w:rsidR="00302950" w:rsidRPr="008606F1" w:rsidDel="00302950">
          <w:rPr>
            <w:sz w:val="24"/>
            <w:szCs w:val="24"/>
          </w:rPr>
          <w:delText xml:space="preserve"> </w:delText>
        </w:r>
      </w:del>
      <w:r w:rsidR="00302950" w:rsidRPr="008606F1">
        <w:rPr>
          <w:sz w:val="24"/>
          <w:szCs w:val="24"/>
        </w:rPr>
        <w:fldChar w:fldCharType="begin"/>
      </w:r>
      <w:r w:rsidR="00302950" w:rsidRPr="008606F1">
        <w:rPr>
          <w:sz w:val="24"/>
          <w:szCs w:val="24"/>
        </w:rPr>
        <w:instrText xml:space="preserve"> ADDIN EN.CITE &lt;EndNote&gt;&lt;Cite&gt;&lt;Author&gt;Swink&lt;/Author&gt;&lt;Year&gt;2013&lt;/Year&gt;&lt;RecNum&gt;35&lt;/RecNum&gt;&lt;DisplayText&gt;(Swink et al., 2013)&lt;/DisplayText&gt;&lt;record&gt;&lt;rec-number&gt;35&lt;/rec-number&gt;&lt;foreign-keys&gt;&lt;key app="EN" db-id="az0w59erdx5299eddtmpr05gape9x5errdvp" timestamp="1453679087"&gt;35&lt;/key&gt;&lt;/foreign-keys&gt;&lt;ref-type name="Journal Article"&gt;17&lt;/ref-type&gt;&lt;contributors&gt;&lt;authors&gt;&lt;author&gt;Swink, W. G.&lt;/author&gt;&lt;author&gt;Paiero, S. M.&lt;/author&gt;&lt;author&gt;Nalepa, C. A.&lt;/author&gt;&lt;/authors&gt;&lt;/contributors&gt;&lt;titles&gt;&lt;title&gt;Buprestidae Collected as Prey by the Solitary, Ground-Nesting Philanthine Wasp Cerceris fumipennis (Hymenoptera: Crabronidae) in North Carolina&lt;/title&gt;&lt;secondary-title&gt;Annals of the Entomological Society of America&lt;/secondary-title&gt;&lt;/titles&gt;&lt;periodical&gt;&lt;full-title&gt;Annals of the Entomological Society of America&lt;/full-title&gt;&lt;/periodical&gt;&lt;pages&gt;111-116&lt;/pages&gt;&lt;volume&gt;106&lt;/volume&gt;&lt;number&gt;1&lt;/number&gt;&lt;dates&gt;&lt;year&gt;2013&lt;/year&gt;&lt;pub-dates&gt;&lt;date&gt;2013-01-01 00:00:00&lt;/date&gt;&lt;/pub-dates&gt;&lt;/dates&gt;&lt;urls&gt;&lt;related-urls&gt;&lt;url&gt;http://aesa.oxfordjournals.org/aesa/106/1/111.full.pdf&lt;/url&gt;&lt;/related-urls&gt;&lt;/urls&gt;&lt;electronic-resource-num&gt;10.1603/an12113&lt;/electronic-resource-num&gt;&lt;/record&gt;&lt;/Cite&gt;&lt;/EndNote&gt;</w:instrText>
      </w:r>
      <w:r w:rsidR="00302950" w:rsidRPr="008606F1">
        <w:rPr>
          <w:sz w:val="24"/>
          <w:szCs w:val="24"/>
        </w:rPr>
        <w:fldChar w:fldCharType="separate"/>
      </w:r>
      <w:r w:rsidR="00302950" w:rsidRPr="008606F1">
        <w:rPr>
          <w:noProof/>
          <w:sz w:val="24"/>
          <w:szCs w:val="24"/>
        </w:rPr>
        <w:t>(</w:t>
      </w:r>
      <w:hyperlink w:anchor="_ENREF_16" w:tooltip="Swink, 2013 #35" w:history="1">
        <w:r w:rsidR="008C662E" w:rsidRPr="008606F1">
          <w:rPr>
            <w:noProof/>
            <w:sz w:val="24"/>
            <w:szCs w:val="24"/>
          </w:rPr>
          <w:t>Swink et al., 2013</w:t>
        </w:r>
      </w:hyperlink>
      <w:r w:rsidR="00302950" w:rsidRPr="008606F1">
        <w:rPr>
          <w:noProof/>
          <w:sz w:val="24"/>
          <w:szCs w:val="24"/>
        </w:rPr>
        <w:t>)</w:t>
      </w:r>
      <w:r w:rsidR="00302950" w:rsidRPr="008606F1">
        <w:rPr>
          <w:sz w:val="24"/>
          <w:szCs w:val="24"/>
        </w:rPr>
        <w:fldChar w:fldCharType="end"/>
      </w:r>
      <w:r w:rsidRPr="008606F1">
        <w:rPr>
          <w:sz w:val="24"/>
          <w:szCs w:val="24"/>
        </w:rPr>
        <w:t>).</w:t>
      </w:r>
      <w:r>
        <w:rPr>
          <w:sz w:val="24"/>
          <w:szCs w:val="24"/>
        </w:rPr>
        <w:t xml:space="preserve"> An obstacle to using conspecifics is the necessity to have the capability of following the marked individual. This problem is thoroughly addressed by using radio telemetry to investigate insect populations and behavior</w:t>
      </w:r>
      <w:r w:rsidRPr="008606F1">
        <w:rPr>
          <w:sz w:val="24"/>
          <w:szCs w:val="24"/>
        </w:rPr>
        <w:t>. Rink and Sinsch</w:t>
      </w:r>
      <w:r>
        <w:rPr>
          <w:sz w:val="24"/>
          <w:szCs w:val="24"/>
        </w:rPr>
        <w:t xml:space="preserve"> have utilized radio telemetry to study population </w:t>
      </w:r>
      <w:r>
        <w:rPr>
          <w:sz w:val="24"/>
          <w:szCs w:val="24"/>
        </w:rPr>
        <w:lastRenderedPageBreak/>
        <w:t xml:space="preserve">migration and connectivity of the stag beetle </w:t>
      </w:r>
      <w:r>
        <w:rPr>
          <w:i/>
          <w:sz w:val="24"/>
          <w:szCs w:val="24"/>
        </w:rPr>
        <w:t xml:space="preserve">Lucanus Cervus </w:t>
      </w:r>
      <w:r>
        <w:rPr>
          <w:sz w:val="24"/>
          <w:szCs w:val="24"/>
        </w:rPr>
        <w:t>in order to define conservation efforts for the specie</w:t>
      </w:r>
      <w:commentRangeStart w:id="80"/>
      <w:r>
        <w:rPr>
          <w:sz w:val="24"/>
          <w:szCs w:val="24"/>
        </w:rPr>
        <w:t xml:space="preserve">s </w:t>
      </w:r>
      <w:del w:id="81" w:author="Katherine Lehman" w:date="2016-01-24T18:53:00Z">
        <w:r w:rsidRPr="008606F1" w:rsidDel="006E2C61">
          <w:rPr>
            <w:sz w:val="24"/>
            <w:szCs w:val="24"/>
          </w:rPr>
          <w:delText>(Rink and Sinsch 2007</w:delText>
        </w:r>
        <w:r w:rsidR="006E2C61" w:rsidDel="006E2C61">
          <w:rPr>
            <w:sz w:val="24"/>
            <w:szCs w:val="24"/>
            <w:highlight w:val="yellow"/>
          </w:rPr>
          <w:delText xml:space="preserve"> </w:delText>
        </w:r>
      </w:del>
      <w:r w:rsidR="006E2C61" w:rsidRPr="008606F1">
        <w:rPr>
          <w:sz w:val="24"/>
          <w:szCs w:val="24"/>
          <w:highlight w:val="yellow"/>
        </w:rPr>
        <w:fldChar w:fldCharType="begin">
          <w:fldData xml:space="preserve">PEVuZE5vdGU+PENpdGU+PEF1dGhvcj5TaW5zY2g8L0F1dGhvcj48WWVhcj4yMDA3PC9ZZWFyPjxS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</w:fldData>
        </w:fldChar>
      </w:r>
      <w:r w:rsidR="00D73AA3">
        <w:rPr>
          <w:sz w:val="24"/>
          <w:szCs w:val="24"/>
          <w:highlight w:val="yellow"/>
        </w:rPr>
        <w:instrText xml:space="preserve"> ADDIN EN.CITE </w:instrText>
      </w:r>
      <w:r w:rsidR="00D73AA3">
        <w:rPr>
          <w:sz w:val="24"/>
          <w:szCs w:val="24"/>
          <w:highlight w:val="yellow"/>
        </w:rPr>
        <w:fldChar w:fldCharType="begin">
          <w:fldData xml:space="preserve">PEVuZE5vdGU+PENpdGU+PEF1dGhvcj5TaW5zY2g8L0F1dGhvcj48WWVhcj4yMDA3PC9ZZWFyPjxS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</w:fldData>
        </w:fldChar>
      </w:r>
      <w:r w:rsidR="00D73AA3">
        <w:rPr>
          <w:sz w:val="24"/>
          <w:szCs w:val="24"/>
          <w:highlight w:val="yellow"/>
        </w:rPr>
        <w:instrText xml:space="preserve"> ADDIN EN.CITE.DATA </w:instrText>
      </w:r>
      <w:r w:rsidR="00D73AA3">
        <w:rPr>
          <w:sz w:val="24"/>
          <w:szCs w:val="24"/>
          <w:highlight w:val="yellow"/>
        </w:rPr>
      </w:r>
      <w:r w:rsidR="00D73AA3">
        <w:rPr>
          <w:sz w:val="24"/>
          <w:szCs w:val="24"/>
          <w:highlight w:val="yellow"/>
        </w:rPr>
        <w:fldChar w:fldCharType="end"/>
      </w:r>
      <w:r w:rsidR="006E2C61" w:rsidRPr="008606F1">
        <w:rPr>
          <w:sz w:val="24"/>
          <w:szCs w:val="24"/>
          <w:highlight w:val="yellow"/>
        </w:rPr>
      </w:r>
      <w:r w:rsidR="006E2C61" w:rsidRPr="008606F1">
        <w:rPr>
          <w:sz w:val="24"/>
          <w:szCs w:val="24"/>
          <w:highlight w:val="yellow"/>
        </w:rPr>
        <w:fldChar w:fldCharType="separate"/>
      </w:r>
      <w:r w:rsidR="00D73AA3" w:rsidRPr="00D73AA3">
        <w:rPr>
          <w:noProof/>
          <w:sz w:val="24"/>
          <w:szCs w:val="24"/>
        </w:rPr>
        <w:t>(</w:t>
      </w:r>
      <w:hyperlink w:anchor="_ENREF_15" w:tooltip="Rink, 2007 #36" w:history="1">
        <w:r w:rsidR="008C662E" w:rsidRPr="00D73AA3">
          <w:rPr>
            <w:noProof/>
            <w:sz w:val="24"/>
            <w:szCs w:val="24"/>
          </w:rPr>
          <w:t>Rink, 2007</w:t>
        </w:r>
      </w:hyperlink>
      <w:r w:rsidR="00D73AA3" w:rsidRPr="00D73AA3">
        <w:rPr>
          <w:noProof/>
          <w:sz w:val="24"/>
          <w:szCs w:val="24"/>
        </w:rPr>
        <w:t>)</w:t>
      </w:r>
      <w:r w:rsidR="006E2C61" w:rsidRPr="008606F1">
        <w:rPr>
          <w:sz w:val="24"/>
          <w:szCs w:val="24"/>
          <w:highlight w:val="yellow"/>
        </w:rPr>
        <w:fldChar w:fldCharType="end"/>
      </w:r>
      <w:r w:rsidRPr="006E2C61">
        <w:rPr>
          <w:sz w:val="24"/>
          <w:szCs w:val="24"/>
        </w:rPr>
        <w:t>).</w:t>
      </w:r>
      <w:r>
        <w:rPr>
          <w:sz w:val="24"/>
          <w:szCs w:val="24"/>
        </w:rPr>
        <w:t xml:space="preserve"> </w:t>
      </w:r>
      <w:commentRangeEnd w:id="80"/>
      <w:r w:rsidR="008606F1">
        <w:rPr>
          <w:rStyle w:val="CommentReference"/>
        </w:rPr>
        <w:commentReference w:id="80"/>
      </w:r>
      <w:r>
        <w:rPr>
          <w:sz w:val="24"/>
          <w:szCs w:val="24"/>
        </w:rPr>
        <w:t>Similarly, Beaudoin-Olliver (</w:t>
      </w:r>
      <w:r>
        <w:rPr>
          <w:i/>
          <w:sz w:val="24"/>
          <w:szCs w:val="24"/>
        </w:rPr>
        <w:t>et al.</w:t>
      </w:r>
      <w:r>
        <w:rPr>
          <w:sz w:val="24"/>
          <w:szCs w:val="24"/>
        </w:rPr>
        <w:t xml:space="preserve">) has implemented radio telemetry to successfully describe the flight behavior of the species </w:t>
      </w:r>
      <w:r>
        <w:rPr>
          <w:i/>
          <w:sz w:val="24"/>
          <w:szCs w:val="24"/>
        </w:rPr>
        <w:t xml:space="preserve">Scapanes australis </w:t>
      </w:r>
      <w:r>
        <w:rPr>
          <w:sz w:val="24"/>
          <w:szCs w:val="24"/>
        </w:rPr>
        <w:t xml:space="preserve">of the Dynastinae subfamily, to which CRB belongs </w:t>
      </w:r>
      <w:r w:rsidR="00E458C6">
        <w:rPr>
          <w:sz w:val="24"/>
          <w:szCs w:val="24"/>
        </w:rPr>
        <w:fldChar w:fldCharType="begin"/>
      </w:r>
      <w:r w:rsidR="00302950">
        <w:rPr>
          <w:sz w:val="24"/>
          <w:szCs w:val="24"/>
        </w:rPr>
        <w:instrText xml:space="preserve"> ADDIN EN.CITE &lt;EndNote&gt;&lt;Cite&gt;&lt;Author&gt;Beaudoin-Ollivier&lt;/Author&gt;&lt;Year&gt;2000&lt;/Year&gt;&lt;RecNum&gt;19&lt;/RecNum&gt;&lt;DisplayText&gt;(Beaudoin-Ollivier et al., 2000)&lt;/DisplayText&gt;&lt;record&gt;&lt;rec-number&gt;19&lt;/rec-number&gt;&lt;foreign-keys&gt;&lt;key app="EN" db-id="az0w59erdx5299eddtmpr05gape9x5errdvp" timestamp="0"&gt;19&lt;/key&gt;&lt;/foreign-keys&gt;&lt;ref-type name="Journal Article"&gt;17&lt;/ref-type&gt;&lt;contributors&gt;&lt;authors&gt;&lt;author&gt;Beaudoin-Ollivier, L.&lt;/author&gt;&lt;author&gt;Prior, R. N. B.&lt;/author&gt;&lt;author&gt;Laup, S.&lt;/author&gt;&lt;/authors&gt;&lt;/contributors&gt;&lt;titles&gt;&lt;title&gt;Simplified Field Key to Identify Larvae of Some Rhinoceros Beetles and Associated Scarabs (Coleoptera: Scarabaeoidea) in Papua New Guinea Coconut Developments&lt;/title&gt;&lt;secondary-title&gt;Annals of the Entomological Society of America&lt;/secondary-title&gt;&lt;/titles&gt;&lt;periodical&gt;&lt;full-title&gt;Annals of the Entomological Society of America&lt;/full-title&gt;&lt;/periodical&gt;&lt;pages&gt;90-95&lt;/pages&gt;&lt;volume&gt;93&lt;/volume&gt;&lt;number&gt;1&lt;/number&gt;&lt;dates&gt;&lt;year&gt;2000&lt;/year&gt;&lt;pub-dates&gt;&lt;date&gt;2000/01/01&lt;/date&gt;&lt;/pub-dates&gt;&lt;/dates&gt;&lt;publisher&gt;Entomological Society of America&lt;/publisher&gt;&lt;isbn&gt;0013-8746&lt;/isbn&gt;&lt;urls&gt;&lt;related-urls&gt;&lt;url&gt;http://dx.doi.org/10.1603/0013-8746(2000)093[0090:SFKTIL]2.0.CO;2&lt;/url&gt;&lt;/related-urls&gt;&lt;/urls&gt;&lt;electronic-resource-num&gt;10.1603/0013-8746(2000)093[0090:sfktil]2.0.co;2&lt;/electronic-resource-num&gt;&lt;access-date&gt;2015/09/08&lt;/access-date&gt;&lt;/record&gt;&lt;/Cite&gt;&lt;/EndNote&gt;</w:instrText>
      </w:r>
      <w:r w:rsidR="00E458C6">
        <w:rPr>
          <w:sz w:val="24"/>
          <w:szCs w:val="24"/>
        </w:rPr>
        <w:fldChar w:fldCharType="separate"/>
      </w:r>
      <w:r w:rsidR="00A0473B">
        <w:rPr>
          <w:noProof/>
          <w:sz w:val="24"/>
          <w:szCs w:val="24"/>
        </w:rPr>
        <w:t>(</w:t>
      </w:r>
      <w:hyperlink w:anchor="_ENREF_2" w:tooltip="Beaudoin-Ollivier, 2000 #19" w:history="1">
        <w:r w:rsidR="008C662E">
          <w:rPr>
            <w:noProof/>
            <w:sz w:val="24"/>
            <w:szCs w:val="24"/>
          </w:rPr>
          <w:t>Beaudoin-Ollivier et al., 2000</w:t>
        </w:r>
      </w:hyperlink>
      <w:r w:rsidR="00A0473B">
        <w:rPr>
          <w:noProof/>
          <w:sz w:val="24"/>
          <w:szCs w:val="24"/>
        </w:rPr>
        <w:t>)</w:t>
      </w:r>
      <w:r w:rsidR="00E458C6">
        <w:rPr>
          <w:sz w:val="24"/>
          <w:szCs w:val="24"/>
        </w:rPr>
        <w:fldChar w:fldCharType="end"/>
      </w:r>
      <w:r>
        <w:rPr>
          <w:sz w:val="24"/>
          <w:szCs w:val="24"/>
        </w:rPr>
        <w:t xml:space="preserve">. In both of these cases, radio telemetry proved to be able to successfully track individual beetles, elucidating its potential use in the control of insect pests with conspecifics. </w:t>
      </w:r>
    </w:p>
    <w:p w14:paraId="3168A79C" w14:textId="77777777" w:rsidR="009A6144" w:rsidRDefault="00A43A4F">
      <w:pPr>
        <w:spacing w:after="0" w:line="480" w:lineRule="auto"/>
        <w:ind w:firstLine="720"/>
        <w:jc w:val="both"/>
        <w:rPr>
          <w:i/>
          <w:sz w:val="24"/>
          <w:szCs w:val="24"/>
        </w:rPr>
      </w:pPr>
      <w:r>
        <w:rPr>
          <w:sz w:val="24"/>
          <w:szCs w:val="24"/>
        </w:rPr>
        <w:t>The semio-chemical communication adult CRB utilize to find mates in breeding sites provide a prime opportunity to locate cryptic breeding sites. This chemical communication signaling can be exploited by using radio telemetry to follow adult CRB that are seeking these cryptic breeding sites. This study seeks to develop a control mechanism that uses laboratory-reared CRB</w:t>
      </w:r>
      <w:r>
        <w:rPr>
          <w:i/>
          <w:sz w:val="24"/>
          <w:szCs w:val="24"/>
        </w:rPr>
        <w:t xml:space="preserve"> </w:t>
      </w:r>
      <w:r>
        <w:rPr>
          <w:sz w:val="24"/>
          <w:szCs w:val="24"/>
        </w:rPr>
        <w:t>equipped with miniature radio-tracking devices to identify cryptic breeding sites, which could then be treated, removed or destroyed.</w:t>
      </w:r>
      <w:r>
        <w:rPr>
          <w:i/>
          <w:sz w:val="24"/>
          <w:szCs w:val="24"/>
        </w:rPr>
        <w:t xml:space="preserve"> </w:t>
      </w:r>
    </w:p>
    <w:p w14:paraId="16F2D328" w14:textId="77777777" w:rsidR="009A6144" w:rsidRDefault="009A6144">
      <w:pPr>
        <w:spacing w:after="0" w:line="480" w:lineRule="auto"/>
        <w:jc w:val="both"/>
        <w:rPr>
          <w:sz w:val="24"/>
          <w:szCs w:val="24"/>
        </w:rPr>
      </w:pPr>
    </w:p>
    <w:p w14:paraId="7C9B63F1" w14:textId="77777777" w:rsidR="009A6144" w:rsidRDefault="00A43A4F">
      <w:pPr>
        <w:spacing w:after="0" w:line="480" w:lineRule="auto"/>
        <w:jc w:val="both"/>
        <w:rPr>
          <w:b/>
          <w:sz w:val="28"/>
          <w:szCs w:val="28"/>
        </w:rPr>
      </w:pPr>
      <w:r>
        <w:rPr>
          <w:b/>
          <w:sz w:val="28"/>
          <w:szCs w:val="28"/>
        </w:rPr>
        <w:t>Materials and Methods</w:t>
      </w:r>
    </w:p>
    <w:p w14:paraId="70562084" w14:textId="77777777" w:rsidR="009A6144" w:rsidRDefault="00A43A4F">
      <w:pPr>
        <w:spacing w:after="0" w:line="480" w:lineRule="auto"/>
        <w:rPr>
          <w:b/>
          <w:sz w:val="24"/>
          <w:szCs w:val="24"/>
        </w:rPr>
      </w:pPr>
      <w:r>
        <w:rPr>
          <w:b/>
          <w:sz w:val="24"/>
          <w:szCs w:val="24"/>
        </w:rPr>
        <w:t xml:space="preserve">Release sites and experimental conditions </w:t>
      </w:r>
    </w:p>
    <w:p w14:paraId="332A4D7B" w14:textId="77777777" w:rsidR="009A6144" w:rsidRDefault="00A43A4F">
      <w:pPr>
        <w:spacing w:after="0" w:line="480" w:lineRule="auto"/>
        <w:jc w:val="both"/>
        <w:rPr>
          <w:sz w:val="24"/>
          <w:szCs w:val="24"/>
        </w:rPr>
      </w:pPr>
      <w:r>
        <w:rPr>
          <w:sz w:val="24"/>
          <w:szCs w:val="24"/>
        </w:rPr>
        <w:t xml:space="preserve">Tagged CRB were radio tracked after release at two locations on Guam: Triton Farm University of Guam, Dededo </w:t>
      </w:r>
      <w:commentRangeStart w:id="82"/>
      <w:r>
        <w:rPr>
          <w:sz w:val="24"/>
          <w:szCs w:val="24"/>
        </w:rPr>
        <w:t>(13°31'56.8"N 144°52'24.0"E)</w:t>
      </w:r>
      <w:commentRangeEnd w:id="82"/>
      <w:r>
        <w:rPr>
          <w:sz w:val="24"/>
          <w:szCs w:val="24"/>
        </w:rPr>
        <w:commentReference w:id="82"/>
      </w:r>
      <w:r>
        <w:rPr>
          <w:sz w:val="24"/>
          <w:szCs w:val="24"/>
        </w:rPr>
        <w:t xml:space="preserve"> and Asan Beach National Park, Hagåtña </w:t>
      </w:r>
      <w:commentRangeStart w:id="83"/>
      <w:r>
        <w:rPr>
          <w:sz w:val="24"/>
          <w:szCs w:val="24"/>
        </w:rPr>
        <w:t xml:space="preserve">(13°27'57.5"N 144°42'39.4"E). </w:t>
      </w:r>
      <w:commentRangeEnd w:id="83"/>
      <w:r>
        <w:rPr>
          <w:sz w:val="24"/>
          <w:szCs w:val="24"/>
        </w:rPr>
        <w:commentReference w:id="83"/>
      </w:r>
      <w:commentRangeStart w:id="84"/>
      <w:r>
        <w:rPr>
          <w:sz w:val="24"/>
          <w:szCs w:val="24"/>
        </w:rPr>
        <w:t xml:space="preserve">Triton Farm </w:t>
      </w:r>
      <w:commentRangeEnd w:id="84"/>
      <w:r>
        <w:rPr>
          <w:sz w:val="24"/>
          <w:szCs w:val="24"/>
        </w:rPr>
        <w:commentReference w:id="84"/>
      </w:r>
      <w:r>
        <w:rPr>
          <w:sz w:val="24"/>
          <w:szCs w:val="24"/>
        </w:rPr>
        <w:t xml:space="preserve">is an inland experimental farm bordered by a residential area and uncultivated forest areas that include coconut palms along with other trees. Asan Beach National Park is roughly </w:t>
      </w:r>
      <w:commentRangeStart w:id="85"/>
      <w:r>
        <w:rPr>
          <w:sz w:val="24"/>
          <w:szCs w:val="24"/>
        </w:rPr>
        <w:t>triangular</w:t>
      </w:r>
      <w:commentRangeEnd w:id="85"/>
      <w:r>
        <w:rPr>
          <w:sz w:val="24"/>
          <w:szCs w:val="24"/>
        </w:rPr>
        <w:commentReference w:id="85"/>
      </w:r>
      <w:r>
        <w:rPr>
          <w:sz w:val="24"/>
          <w:szCs w:val="24"/>
        </w:rPr>
        <w:t xml:space="preserve"> with the ocean bordering one side, </w:t>
      </w:r>
      <w:commentRangeStart w:id="86"/>
      <w:r>
        <w:rPr>
          <w:sz w:val="24"/>
          <w:szCs w:val="24"/>
        </w:rPr>
        <w:t>coastal</w:t>
      </w:r>
      <w:commentRangeEnd w:id="86"/>
      <w:r>
        <w:rPr>
          <w:sz w:val="24"/>
          <w:szCs w:val="24"/>
        </w:rPr>
        <w:commentReference w:id="86"/>
      </w:r>
      <w:r>
        <w:rPr>
          <w:sz w:val="24"/>
          <w:szCs w:val="24"/>
        </w:rPr>
        <w:t xml:space="preserve"> wetlands on another, and forested hillside on the third. The park itself is a large, open, grassy field and includes with coconut palms on the edges, many of which displayed CRB damage at the </w:t>
      </w:r>
      <w:r>
        <w:rPr>
          <w:sz w:val="24"/>
          <w:szCs w:val="24"/>
        </w:rPr>
        <w:lastRenderedPageBreak/>
        <w:t>time of the study. Thus, both sites feature relatively accessible terrain that provides a variety of potential breeding sites as well as adult food sources. At each study location, a grassy, open area was chosen for CRB release.</w:t>
      </w:r>
    </w:p>
    <w:p w14:paraId="78EB4651" w14:textId="77777777" w:rsidR="009A6144" w:rsidRDefault="00A43A4F">
      <w:pPr>
        <w:spacing w:after="0" w:line="480" w:lineRule="auto"/>
        <w:ind w:firstLine="720"/>
        <w:jc w:val="both"/>
        <w:rPr>
          <w:sz w:val="24"/>
          <w:szCs w:val="24"/>
        </w:rPr>
      </w:pPr>
      <w:r>
        <w:rPr>
          <w:sz w:val="24"/>
          <w:szCs w:val="24"/>
        </w:rPr>
        <w:t>Weather conditions during the experiment were mainly clear with occasional periods of rain and overcast skies. On release dates, August 8 to August 14, average temperature ranged from 27</w:t>
      </w:r>
      <w:r>
        <w:rPr>
          <w:rFonts w:eastAsia="Cambria" w:cs="Cambria"/>
          <w:sz w:val="24"/>
          <w:szCs w:val="24"/>
        </w:rPr>
        <w:t>°</w:t>
      </w:r>
      <w:r>
        <w:rPr>
          <w:sz w:val="24"/>
          <w:szCs w:val="24"/>
        </w:rPr>
        <w:t>C to 29</w:t>
      </w:r>
      <w:r>
        <w:rPr>
          <w:rFonts w:eastAsia="Cambria" w:cs="Cambria"/>
          <w:sz w:val="24"/>
          <w:szCs w:val="24"/>
        </w:rPr>
        <w:t>°</w:t>
      </w:r>
      <w:r>
        <w:rPr>
          <w:sz w:val="24"/>
          <w:szCs w:val="24"/>
        </w:rPr>
        <w:t xml:space="preserve">C while </w:t>
      </w:r>
      <w:commentRangeStart w:id="87"/>
      <w:r>
        <w:rPr>
          <w:sz w:val="24"/>
          <w:szCs w:val="24"/>
        </w:rPr>
        <w:t>relative</w:t>
      </w:r>
      <w:commentRangeEnd w:id="87"/>
      <w:r>
        <w:rPr>
          <w:sz w:val="24"/>
          <w:szCs w:val="24"/>
        </w:rPr>
        <w:commentReference w:id="87"/>
      </w:r>
      <w:r>
        <w:rPr>
          <w:sz w:val="24"/>
          <w:szCs w:val="24"/>
        </w:rPr>
        <w:t xml:space="preserve"> humidity was 80% to 88%. Beetles were generally tracked under clear skies with the exception of August 9 during which light showers occurred. </w:t>
      </w:r>
    </w:p>
    <w:p w14:paraId="74F57B12" w14:textId="77777777" w:rsidR="009A6144" w:rsidRDefault="009A6144">
      <w:pPr>
        <w:spacing w:after="0" w:line="480" w:lineRule="auto"/>
        <w:jc w:val="both"/>
        <w:rPr>
          <w:b/>
          <w:sz w:val="24"/>
          <w:szCs w:val="24"/>
        </w:rPr>
      </w:pPr>
    </w:p>
    <w:p w14:paraId="087F663E" w14:textId="77777777" w:rsidR="009A6144" w:rsidRDefault="00A43A4F">
      <w:pPr>
        <w:spacing w:after="0" w:line="480" w:lineRule="auto"/>
        <w:jc w:val="both"/>
        <w:rPr>
          <w:b/>
          <w:sz w:val="24"/>
          <w:szCs w:val="24"/>
        </w:rPr>
      </w:pPr>
      <w:r>
        <w:rPr>
          <w:b/>
          <w:sz w:val="24"/>
          <w:szCs w:val="24"/>
        </w:rPr>
        <w:t>Oryctes rhinoceros capture and specimen selection</w:t>
      </w:r>
    </w:p>
    <w:p w14:paraId="1A820003" w14:textId="77777777" w:rsidR="009A6144" w:rsidRDefault="00A43A4F">
      <w:pPr>
        <w:spacing w:after="0" w:line="480" w:lineRule="auto"/>
        <w:jc w:val="both"/>
        <w:rPr>
          <w:sz w:val="24"/>
          <w:szCs w:val="24"/>
        </w:rPr>
      </w:pPr>
      <w:r>
        <w:rPr>
          <w:sz w:val="24"/>
          <w:szCs w:val="24"/>
        </w:rPr>
        <w:t>CRB used for radio tracking were wild-caught in bucket traps containing oryctalure and collected within one week of capture. These beetles were placed in tubs containing moist peat moss, fed fresh banana slices and allowed to rest for at least three days.</w:t>
      </w:r>
    </w:p>
    <w:p w14:paraId="0847425E" w14:textId="77777777" w:rsidR="009A6144" w:rsidRDefault="00A43A4F">
      <w:pPr>
        <w:spacing w:after="0" w:line="480" w:lineRule="auto"/>
        <w:ind w:firstLine="720"/>
        <w:jc w:val="both"/>
        <w:rPr>
          <w:sz w:val="24"/>
          <w:szCs w:val="24"/>
        </w:rPr>
      </w:pPr>
      <w:r>
        <w:rPr>
          <w:sz w:val="24"/>
          <w:szCs w:val="24"/>
        </w:rPr>
        <w:t>Only CRB capable of flight were selected for radio tagging and release. After the rest period, captured beetles were flight tested at least one day prior to experimentation. The flight test chamber consisted of a large 121 L lidded garbage container. Within the chamber, about 30 beetles were placed in a smaller open metal bowl half filled with moist peat moss atop an upside down 19 L bucket. Beetles could only exit the smaller open container by flying out of it; therefore, any beetle found on the bottom of the flight chamber container the next morning was considered flight-capable. Flight capable CRB were transported and stored until release in lidded plastic bins approximately 45 cm by 30 cm by 18 cm containing 4 to 6 inches of damp peat moss.  Because not all beetles flew when first taken into the field, some beetles remained in storage for up to six days.</w:t>
      </w:r>
    </w:p>
    <w:p w14:paraId="30C9CA5E" w14:textId="77777777" w:rsidR="009A6144" w:rsidRDefault="009A6144">
      <w:pPr>
        <w:spacing w:after="0" w:line="480" w:lineRule="auto"/>
        <w:ind w:firstLine="720"/>
        <w:jc w:val="both"/>
        <w:rPr>
          <w:sz w:val="24"/>
          <w:szCs w:val="24"/>
        </w:rPr>
      </w:pPr>
    </w:p>
    <w:p w14:paraId="48655728" w14:textId="77777777" w:rsidR="009A6144" w:rsidRDefault="00A43A4F">
      <w:pPr>
        <w:spacing w:after="0" w:line="480" w:lineRule="auto"/>
        <w:jc w:val="both"/>
        <w:rPr>
          <w:b/>
          <w:sz w:val="24"/>
          <w:szCs w:val="24"/>
        </w:rPr>
      </w:pPr>
      <w:r>
        <w:rPr>
          <w:b/>
          <w:i/>
          <w:sz w:val="24"/>
          <w:szCs w:val="24"/>
        </w:rPr>
        <w:t xml:space="preserve"> </w:t>
      </w:r>
      <w:r>
        <w:rPr>
          <w:b/>
          <w:sz w:val="24"/>
          <w:szCs w:val="24"/>
        </w:rPr>
        <w:t>CRB preparation</w:t>
      </w:r>
    </w:p>
    <w:p w14:paraId="72CD7FA8" w14:textId="77777777" w:rsidR="009A6144" w:rsidRDefault="00A43A4F">
      <w:pPr>
        <w:spacing w:after="0" w:line="480" w:lineRule="auto"/>
        <w:jc w:val="both"/>
        <w:rPr>
          <w:sz w:val="24"/>
          <w:szCs w:val="24"/>
        </w:rPr>
      </w:pPr>
      <w:r>
        <w:rPr>
          <w:sz w:val="24"/>
          <w:szCs w:val="24"/>
        </w:rPr>
        <w:t>Beetles that demonstrated flight capacity were marked with a unique four-digit code engraved on one elytrum using a laser engraver (Fenix Flyer, Synrad Inc., Mukilteo, WA, United States). The sex, mass, and elytral dimensions of each beetle were then recorded.</w:t>
      </w:r>
      <w:del w:id="88" w:author="Diego Barahona" w:date="2016-02-11T16:45:00Z">
        <w:r w:rsidDel="00D43B37">
          <w:rPr>
            <w:sz w:val="24"/>
            <w:szCs w:val="24"/>
          </w:rPr>
          <w:delText xml:space="preserve">  </w:delText>
        </w:r>
      </w:del>
      <w:r>
        <w:rPr>
          <w:sz w:val="24"/>
          <w:szCs w:val="24"/>
        </w:rPr>
        <w:t xml:space="preserve"> Both male and female specimens were used.   </w:t>
      </w:r>
    </w:p>
    <w:p w14:paraId="50A73FF9" w14:textId="77777777" w:rsidR="009A6144" w:rsidRDefault="00A43A4F">
      <w:pPr>
        <w:spacing w:after="0" w:line="480" w:lineRule="auto"/>
        <w:ind w:firstLine="720"/>
        <w:jc w:val="both"/>
        <w:rPr>
          <w:sz w:val="24"/>
          <w:szCs w:val="24"/>
        </w:rPr>
      </w:pPr>
      <w:r>
        <w:rPr>
          <w:sz w:val="24"/>
          <w:szCs w:val="24"/>
        </w:rPr>
        <w:t>Prior to transmitter attachment, the beetle pronotum was abraded with sandpaper to improve adhesion. Transmitters were then affixed to the pronotum with hot melt glue (product xxxx company location xxx model number xxx)(Figure XX picture?) and steady pressure was applied as the adhesive hardened. Each glue-on transmitter (model A2414; Advanced Telemetry Systems; Isanti, Minnesota) had a mass of approximately 300 mg and was secured with approximately 250 mg of adhesive.</w:t>
      </w:r>
    </w:p>
    <w:p w14:paraId="3B4E1BAF" w14:textId="77777777" w:rsidR="009A6144" w:rsidRDefault="009A6144">
      <w:pPr>
        <w:spacing w:after="0" w:line="480" w:lineRule="auto"/>
        <w:jc w:val="both"/>
        <w:rPr>
          <w:sz w:val="24"/>
          <w:szCs w:val="24"/>
        </w:rPr>
      </w:pPr>
    </w:p>
    <w:p w14:paraId="3E88D573" w14:textId="77777777" w:rsidR="009A6144" w:rsidRDefault="00A43A4F">
      <w:pPr>
        <w:spacing w:after="0" w:line="480" w:lineRule="auto"/>
        <w:jc w:val="both"/>
        <w:rPr>
          <w:sz w:val="24"/>
          <w:szCs w:val="24"/>
        </w:rPr>
      </w:pPr>
      <w:r>
        <w:rPr>
          <w:b/>
          <w:sz w:val="24"/>
          <w:szCs w:val="24"/>
        </w:rPr>
        <w:t>Tracking equipment</w:t>
      </w:r>
      <w:r>
        <w:rPr>
          <w:sz w:val="24"/>
          <w:szCs w:val="24"/>
        </w:rPr>
        <w:t> </w:t>
      </w:r>
    </w:p>
    <w:p w14:paraId="2271848E" w14:textId="77777777" w:rsidR="009A6144" w:rsidRDefault="00A43A4F">
      <w:pPr>
        <w:spacing w:after="0" w:line="480" w:lineRule="auto"/>
        <w:jc w:val="both"/>
        <w:rPr>
          <w:sz w:val="24"/>
          <w:szCs w:val="24"/>
        </w:rPr>
      </w:pPr>
      <w:r>
        <w:rPr>
          <w:sz w:val="24"/>
          <w:szCs w:val="24"/>
        </w:rPr>
        <w:t xml:space="preserve">Transmitters had a maximum battery life of 45 days with a warranty guarantee of 22 days. Two frequency bands were chosen ranging from 148.641 to 148.992 and 164.032 to 164.409. Frequencies used with individual CRB were recorded in conjunction with beetle identification numbers. </w:t>
      </w:r>
    </w:p>
    <w:p w14:paraId="77F70503" w14:textId="77777777" w:rsidR="009A6144" w:rsidRDefault="00A43A4F">
      <w:pPr>
        <w:spacing w:after="0" w:line="480" w:lineRule="auto"/>
        <w:ind w:firstLine="720"/>
        <w:jc w:val="both"/>
        <w:rPr>
          <w:sz w:val="24"/>
          <w:szCs w:val="24"/>
        </w:rPr>
      </w:pPr>
      <w:r>
        <w:rPr>
          <w:sz w:val="24"/>
          <w:szCs w:val="24"/>
        </w:rPr>
        <w:t xml:space="preserve">Beetles were tracked using a radio receiver (model R410, Advanced Telemetry Systems, Isanti, Minnesota) equipped with a three-element folding Yagi antenna (model 13863, Advanced Telemetry Systems, Isanti, Minnesota) attached to a. A total of four units were used so that multiple beetles could be tracked simultaneously: two receivers were programmed with </w:t>
      </w:r>
      <w:r>
        <w:rPr>
          <w:sz w:val="24"/>
          <w:szCs w:val="24"/>
        </w:rPr>
        <w:lastRenderedPageBreak/>
        <w:t xml:space="preserve">bandwidths from 148.641 to 148.992 and two with bandwidths 164.032 to 164.409.  In addition to radio tracking equipment, handheld GPS units (model XXX, Garmin, XXX) were used to record locations where beetles were found or point of signal loss for each beetle. </w:t>
      </w:r>
    </w:p>
    <w:p w14:paraId="5A884497" w14:textId="77777777" w:rsidR="009A6144" w:rsidRDefault="009A6144">
      <w:pPr>
        <w:spacing w:after="0" w:line="480" w:lineRule="auto"/>
        <w:jc w:val="both"/>
        <w:rPr>
          <w:sz w:val="24"/>
          <w:szCs w:val="24"/>
        </w:rPr>
      </w:pPr>
    </w:p>
    <w:p w14:paraId="38BC427A" w14:textId="77777777" w:rsidR="009A6144" w:rsidRDefault="00A43A4F">
      <w:pPr>
        <w:spacing w:after="0" w:line="480" w:lineRule="auto"/>
        <w:jc w:val="both"/>
        <w:rPr>
          <w:b/>
          <w:sz w:val="24"/>
          <w:szCs w:val="24"/>
        </w:rPr>
      </w:pPr>
      <w:r>
        <w:rPr>
          <w:b/>
          <w:sz w:val="24"/>
          <w:szCs w:val="24"/>
        </w:rPr>
        <w:t>Beetle release and tracking procedure</w:t>
      </w:r>
    </w:p>
    <w:p w14:paraId="294F1232" w14:textId="77777777" w:rsidR="009A6144" w:rsidRDefault="00A43A4F">
      <w:pPr>
        <w:spacing w:after="0" w:line="480" w:lineRule="auto"/>
        <w:jc w:val="both"/>
        <w:rPr>
          <w:sz w:val="24"/>
          <w:szCs w:val="24"/>
        </w:rPr>
      </w:pPr>
      <w:r>
        <w:rPr>
          <w:sz w:val="24"/>
          <w:szCs w:val="24"/>
        </w:rPr>
        <w:t xml:space="preserve">Beetles were transported to release sites in plastic storage bins. The lid of the bin was removed at dusk (roughly 19:30) and the container was closed at roughly 21:30. Once the containers were opened, CRB activity was carefully monitored using an </w:t>
      </w:r>
      <w:commentRangeStart w:id="89"/>
      <w:r>
        <w:rPr>
          <w:sz w:val="24"/>
          <w:szCs w:val="24"/>
        </w:rPr>
        <w:t>infrared camera</w:t>
      </w:r>
      <w:commentRangeEnd w:id="89"/>
      <w:r>
        <w:rPr>
          <w:sz w:val="24"/>
          <w:szCs w:val="24"/>
        </w:rPr>
        <w:commentReference w:id="89"/>
      </w:r>
      <w:r>
        <w:rPr>
          <w:sz w:val="24"/>
          <w:szCs w:val="24"/>
        </w:rPr>
        <w:t xml:space="preserve">. </w:t>
      </w:r>
      <w:commentRangeStart w:id="90"/>
      <w:r>
        <w:rPr>
          <w:sz w:val="24"/>
          <w:szCs w:val="24"/>
        </w:rPr>
        <w:t>Observation under the infrared camera revealed that beetles thermal profile would change just prior to flight, and thermally active beetles observed emerging from the peat moss were briefly viewed under red light to record the identification number and determine the frequency of the radio transmitter</w:t>
      </w:r>
      <w:commentRangeEnd w:id="90"/>
      <w:r>
        <w:rPr>
          <w:sz w:val="24"/>
          <w:szCs w:val="24"/>
        </w:rPr>
        <w:commentReference w:id="90"/>
      </w:r>
      <w:r>
        <w:rPr>
          <w:sz w:val="24"/>
          <w:szCs w:val="24"/>
        </w:rPr>
        <w:t xml:space="preserve">. </w:t>
      </w:r>
      <w:commentRangeStart w:id="91"/>
      <w:r>
        <w:rPr>
          <w:sz w:val="24"/>
          <w:szCs w:val="24"/>
        </w:rPr>
        <w:t>Though nearly all beetles flew independently, several beetles that had not yet flown by the end of experimentation were encouraged to flight by removing them from the peat moss and throwing them into the air to facilitate takeoff.</w:t>
      </w:r>
      <w:commentRangeEnd w:id="91"/>
      <w:r>
        <w:rPr>
          <w:sz w:val="24"/>
          <w:szCs w:val="24"/>
        </w:rPr>
        <w:commentReference w:id="91"/>
      </w:r>
      <w:r>
        <w:rPr>
          <w:sz w:val="24"/>
          <w:szCs w:val="24"/>
        </w:rPr>
        <w:commentReference w:id="92"/>
      </w:r>
    </w:p>
    <w:p w14:paraId="5979D3C4" w14:textId="77777777" w:rsidR="009A6144" w:rsidRDefault="00A43A4F">
      <w:pPr>
        <w:spacing w:after="0" w:line="480" w:lineRule="auto"/>
        <w:ind w:firstLine="720"/>
        <w:jc w:val="both"/>
        <w:rPr>
          <w:sz w:val="24"/>
          <w:szCs w:val="24"/>
        </w:rPr>
      </w:pPr>
      <w:r>
        <w:rPr>
          <w:sz w:val="24"/>
          <w:szCs w:val="24"/>
        </w:rPr>
        <w:t>CRB were pursued on foot following release and were tracked until a landing site was determined or until the transmitter signal was lost. In either case, a waypoint was recorded at the landing site or the last point of signal reception using a GPS unit.</w:t>
      </w:r>
    </w:p>
    <w:p w14:paraId="31BDEA9C" w14:textId="77777777" w:rsidR="009A6144" w:rsidRDefault="00A43A4F">
      <w:pPr>
        <w:spacing w:after="0" w:line="480" w:lineRule="auto"/>
        <w:ind w:firstLine="720"/>
        <w:jc w:val="both"/>
        <w:rPr>
          <w:sz w:val="24"/>
          <w:szCs w:val="24"/>
        </w:rPr>
      </w:pPr>
      <w:r>
        <w:rPr>
          <w:sz w:val="24"/>
          <w:szCs w:val="24"/>
        </w:rPr>
        <w:t>Landing sites were visited on the following morning, and attempts were made to more precisely determine the location of each beetle</w:t>
      </w:r>
      <w:commentRangeStart w:id="93"/>
      <w:r>
        <w:rPr>
          <w:sz w:val="24"/>
          <w:szCs w:val="24"/>
        </w:rPr>
        <w:t xml:space="preserve">. </w:t>
      </w:r>
      <w:commentRangeEnd w:id="93"/>
      <w:r>
        <w:rPr>
          <w:sz w:val="24"/>
          <w:szCs w:val="24"/>
        </w:rPr>
        <w:commentReference w:id="93"/>
      </w:r>
      <w:r>
        <w:rPr>
          <w:sz w:val="24"/>
          <w:szCs w:val="24"/>
        </w:rPr>
        <w:t xml:space="preserve">Beetle locations were monitored over several days, and beetles and or transmitters were recovered when possible at the end of the experiment.  CRB and transmitters were successfully recovered by digging up beetles that buried </w:t>
      </w:r>
      <w:r>
        <w:rPr>
          <w:sz w:val="24"/>
          <w:szCs w:val="24"/>
        </w:rPr>
        <w:lastRenderedPageBreak/>
        <w:t>into soil or compost; however the locations of CRB</w:t>
      </w:r>
      <w:r>
        <w:rPr>
          <w:i/>
          <w:iCs/>
          <w:sz w:val="24"/>
          <w:szCs w:val="24"/>
        </w:rPr>
        <w:t xml:space="preserve"> </w:t>
      </w:r>
      <w:r>
        <w:rPr>
          <w:sz w:val="24"/>
          <w:szCs w:val="24"/>
        </w:rPr>
        <w:t xml:space="preserve">tracked to coconut crowns could not be as exactly determined due to the density of the frond foliage. </w:t>
      </w:r>
    </w:p>
    <w:p w14:paraId="5DDE256E" w14:textId="77777777" w:rsidR="009A6144" w:rsidRDefault="009A6144">
      <w:pPr>
        <w:spacing w:after="0" w:line="480" w:lineRule="auto"/>
        <w:jc w:val="both"/>
        <w:rPr>
          <w:b/>
          <w:bCs/>
          <w:i/>
          <w:iCs/>
          <w:sz w:val="24"/>
          <w:szCs w:val="24"/>
        </w:rPr>
      </w:pPr>
    </w:p>
    <w:p w14:paraId="2E4EE718" w14:textId="77777777" w:rsidR="009A6144" w:rsidRDefault="00A43A4F">
      <w:pPr>
        <w:spacing w:after="0" w:line="480" w:lineRule="auto"/>
        <w:jc w:val="both"/>
        <w:rPr>
          <w:b/>
          <w:bCs/>
          <w:iCs/>
          <w:sz w:val="24"/>
          <w:szCs w:val="24"/>
        </w:rPr>
      </w:pPr>
      <w:r>
        <w:rPr>
          <w:b/>
          <w:bCs/>
          <w:iCs/>
          <w:sz w:val="24"/>
          <w:szCs w:val="24"/>
        </w:rPr>
        <w:t>Analysis</w:t>
      </w:r>
    </w:p>
    <w:p w14:paraId="24046068" w14:textId="77777777" w:rsidR="009A6144" w:rsidRDefault="00A43A4F">
      <w:pPr>
        <w:spacing w:after="0" w:line="480" w:lineRule="auto"/>
        <w:ind w:firstLine="720"/>
        <w:jc w:val="both"/>
        <w:rPr>
          <w:rFonts w:eastAsia="Cambria" w:cs="Cambria"/>
          <w:sz w:val="24"/>
          <w:szCs w:val="24"/>
        </w:rPr>
      </w:pPr>
      <w:r w:rsidRPr="79121E7F">
        <w:rPr>
          <w:rFonts w:ascii="Cambria" w:eastAsia="Cambria" w:hAnsi="Cambria" w:cs="Cambria"/>
          <w:sz w:val="24"/>
          <w:szCs w:val="24"/>
          <w:rPrChange w:id="94" w:author="Diego Barahona" w:date="2016-02-01T19:20:00Z">
            <w:rPr>
              <w:rFonts w:eastAsia="Cambria" w:cs="Cambria"/>
              <w:sz w:val="24"/>
              <w:szCs w:val="24"/>
            </w:rPr>
          </w:rPrChange>
        </w:rPr>
        <w:t>In assessing the flight patterns of beetles for trends between sex and size, percent emergence weight (%EW) was calculated as an additional consideration. Percent emergence weight describes CRB mass at the time of measurement relative to its estimated mass upon emergence. This value can be estimated based upon a linear equation relating elytral measurements and emergence weight (Vander Meer and Mclean, 1975). T</w:t>
      </w:r>
      <w:commentRangeStart w:id="95"/>
      <w:r w:rsidRPr="79121E7F">
        <w:rPr>
          <w:rFonts w:ascii="Cambria" w:eastAsia="Cambria" w:hAnsi="Cambria" w:cs="Cambria"/>
          <w:sz w:val="24"/>
          <w:szCs w:val="24"/>
          <w:rPrChange w:id="96" w:author="Diego Barahona" w:date="2016-02-01T19:20:00Z">
            <w:rPr>
              <w:rFonts w:eastAsia="Cambria" w:cs="Cambria"/>
              <w:sz w:val="24"/>
              <w:szCs w:val="24"/>
            </w:rPr>
          </w:rPrChange>
        </w:rPr>
        <w:t xml:space="preserve">his value is significant in data analysis because %EW reflects the present life stage of a beetle and how much stored energy it has available; CRB emerge at their heaviest weight and gradually lose weight over their lifespan.  </w:t>
      </w:r>
      <w:commentRangeEnd w:id="95"/>
      <w:r>
        <w:rPr>
          <w:rFonts w:eastAsia="Cambria" w:cs="Cambria"/>
          <w:sz w:val="24"/>
          <w:szCs w:val="24"/>
        </w:rPr>
        <w:commentReference w:id="95"/>
      </w:r>
    </w:p>
    <w:p w14:paraId="56F343B5" w14:textId="77777777" w:rsidR="009A6144" w:rsidRPr="00D2781D" w:rsidDel="79121E7F" w:rsidRDefault="00A43A4F">
      <w:pPr>
        <w:spacing w:after="0" w:line="480" w:lineRule="auto"/>
        <w:jc w:val="both"/>
        <w:rPr>
          <w:del w:id="97" w:author="Diego Barahona" w:date="2016-02-01T19:20:00Z"/>
          <w:rFonts w:ascii="Cambria" w:hAnsi="Cambria"/>
          <w:sz w:val="24"/>
          <w:szCs w:val="24"/>
          <w:shd w:val="clear" w:color="auto" w:fill="FFFF00"/>
          <w:rPrChange w:id="98" w:author="Diego Barahona" w:date="2016-02-11T13:01:00Z">
            <w:rPr>
              <w:del w:id="99" w:author="Diego Barahona" w:date="2016-02-01T19:20:00Z"/>
              <w:sz w:val="24"/>
              <w:szCs w:val="24"/>
              <w:shd w:val="clear" w:color="auto" w:fill="FFFF00"/>
            </w:rPr>
          </w:rPrChange>
        </w:rPr>
      </w:pPr>
      <w:del w:id="100" w:author="Diego Barahona" w:date="2016-02-01T19:20:00Z">
        <w:r w:rsidRPr="00D2781D" w:rsidDel="79121E7F">
          <w:rPr>
            <w:rFonts w:ascii="Cambria" w:hAnsi="Cambria"/>
            <w:sz w:val="24"/>
            <w:szCs w:val="24"/>
            <w:rPrChange w:id="101" w:author="Diego Barahona" w:date="2016-02-11T13:01:00Z">
              <w:rPr>
                <w:sz w:val="24"/>
                <w:szCs w:val="24"/>
              </w:rPr>
            </w:rPrChange>
          </w:rPr>
          <w:delText>-</w:delText>
        </w:r>
        <w:r w:rsidRPr="00D2781D" w:rsidDel="79121E7F">
          <w:rPr>
            <w:rFonts w:ascii="Cambria" w:hAnsi="Cambria"/>
            <w:sz w:val="24"/>
            <w:szCs w:val="24"/>
            <w:shd w:val="clear" w:color="auto" w:fill="FFFF00"/>
            <w:rPrChange w:id="102" w:author="Diego Barahona" w:date="2016-02-11T13:01:00Z">
              <w:rPr>
                <w:sz w:val="24"/>
                <w:szCs w:val="24"/>
                <w:shd w:val="clear" w:color="auto" w:fill="FFFF00"/>
              </w:rPr>
            </w:rPrChange>
          </w:rPr>
          <w:delText>GIS (Diego)</w:delText>
        </w:r>
      </w:del>
    </w:p>
    <w:p w14:paraId="72B49323" w14:textId="4DD8057E" w:rsidR="79121E7F" w:rsidRPr="00D2781D" w:rsidRDefault="79121E7F">
      <w:pPr>
        <w:spacing w:line="480" w:lineRule="auto"/>
        <w:rPr>
          <w:rFonts w:ascii="Cambria" w:hAnsi="Cambria"/>
          <w:rPrChange w:id="103" w:author="Diego Barahona" w:date="2016-02-11T13:01:00Z">
            <w:rPr/>
          </w:rPrChange>
        </w:rPr>
        <w:pPrChange w:id="104" w:author="Diego Barahona" w:date="2016-02-11T13:01:00Z">
          <w:pPr/>
        </w:pPrChange>
      </w:pPr>
      <w:ins w:id="105" w:author="Diego Barahona" w:date="2016-02-01T19:20:00Z">
        <w:r w:rsidRPr="00D2781D">
          <w:rPr>
            <w:rFonts w:ascii="Cambria" w:hAnsi="Cambria" w:cs="Calibri"/>
            <w:sz w:val="24"/>
            <w:szCs w:val="24"/>
            <w:rPrChange w:id="106" w:author="Diego Barahona" w:date="2016-02-11T13:01:00Z">
              <w:rPr/>
            </w:rPrChange>
          </w:rPr>
          <w:t xml:space="preserve">The GPS coordinates of the release sites at </w:t>
        </w:r>
        <w:r w:rsidR="00D2781D" w:rsidRPr="00D2781D">
          <w:rPr>
            <w:rFonts w:ascii="Cambria" w:hAnsi="Cambria" w:cs="Calibri"/>
            <w:sz w:val="24"/>
            <w:szCs w:val="24"/>
            <w:rPrChange w:id="107" w:author="Diego Barahona" w:date="2016-02-11T13:01:00Z">
              <w:rPr>
                <w:rFonts w:cs="Calibri"/>
                <w:sz w:val="24"/>
                <w:szCs w:val="24"/>
              </w:rPr>
            </w:rPrChange>
          </w:rPr>
          <w:t>both experimental locations and</w:t>
        </w:r>
        <w:r w:rsidRPr="00D2781D">
          <w:rPr>
            <w:rFonts w:ascii="Cambria" w:hAnsi="Cambria" w:cs="Calibri"/>
            <w:sz w:val="24"/>
            <w:szCs w:val="24"/>
            <w:rPrChange w:id="108" w:author="Diego Barahona" w:date="2016-02-11T13:01:00Z">
              <w:rPr/>
            </w:rPrChange>
          </w:rPr>
          <w:t xml:space="preserve"> of each CRB landing site were displayed as X,Y data on ArcMap Version 10.0. The CRB flight distance was calculated by using the Point Distance tool on ArcMap Version 10.0. </w:t>
        </w:r>
      </w:ins>
    </w:p>
    <w:p w14:paraId="4D794CFF" w14:textId="77777777" w:rsidR="009A6144" w:rsidRDefault="00A43A4F">
      <w:pPr>
        <w:spacing w:after="0" w:line="480" w:lineRule="auto"/>
        <w:jc w:val="both"/>
        <w:rPr>
          <w:sz w:val="24"/>
          <w:szCs w:val="24"/>
          <w:shd w:val="clear" w:color="auto" w:fill="FFFF00"/>
        </w:rPr>
      </w:pPr>
      <w:r>
        <w:rPr>
          <w:sz w:val="24"/>
          <w:szCs w:val="24"/>
        </w:rPr>
        <w:t>-</w:t>
      </w:r>
      <w:r>
        <w:rPr>
          <w:sz w:val="24"/>
          <w:szCs w:val="24"/>
          <w:shd w:val="clear" w:color="auto" w:fill="FFFF00"/>
        </w:rPr>
        <w:t>stats (Matt)</w:t>
      </w:r>
    </w:p>
    <w:p w14:paraId="418BAF19" w14:textId="77777777" w:rsidR="009A6144" w:rsidRDefault="009A6144">
      <w:pPr>
        <w:spacing w:after="0" w:line="480" w:lineRule="auto"/>
        <w:jc w:val="both"/>
        <w:rPr>
          <w:sz w:val="24"/>
          <w:szCs w:val="24"/>
        </w:rPr>
      </w:pPr>
    </w:p>
    <w:p w14:paraId="26C93178" w14:textId="77777777" w:rsidR="009A6144" w:rsidRDefault="00A43A4F">
      <w:pPr>
        <w:spacing w:after="0" w:line="480" w:lineRule="auto"/>
        <w:jc w:val="both"/>
        <w:rPr>
          <w:b/>
          <w:sz w:val="28"/>
          <w:szCs w:val="28"/>
        </w:rPr>
      </w:pPr>
      <w:r>
        <w:rPr>
          <w:b/>
          <w:sz w:val="28"/>
          <w:szCs w:val="28"/>
        </w:rPr>
        <w:t>Results</w:t>
      </w:r>
    </w:p>
    <w:p w14:paraId="0F7B84D7" w14:textId="77777777" w:rsidR="009A6144" w:rsidRDefault="00A43A4F">
      <w:pPr>
        <w:spacing w:after="0" w:line="480" w:lineRule="auto"/>
        <w:jc w:val="both"/>
        <w:rPr>
          <w:sz w:val="24"/>
          <w:szCs w:val="24"/>
        </w:rPr>
      </w:pPr>
      <w:r>
        <w:rPr>
          <w:sz w:val="24"/>
          <w:szCs w:val="24"/>
        </w:rPr>
        <w:t xml:space="preserve">The tagging and radio tracking of CRB in this study led to the successful location of multiple cryptic breeding sites at both experiment sites. CRB were most active from approximately 19:30 to 21:00, and flight activity did not appear to be heavily influenced by the prevailing weather </w:t>
      </w:r>
      <w:r>
        <w:rPr>
          <w:sz w:val="24"/>
          <w:szCs w:val="24"/>
        </w:rPr>
        <w:lastRenderedPageBreak/>
        <w:t xml:space="preserve">conditions. </w:t>
      </w:r>
      <w:commentRangeStart w:id="109"/>
      <w:r>
        <w:rPr>
          <w:sz w:val="24"/>
          <w:szCs w:val="24"/>
        </w:rPr>
        <w:t>Transmitters did not inhibit the flight mechanics of CRB to an observable degree</w:t>
      </w:r>
      <w:commentRangeEnd w:id="109"/>
      <w:r>
        <w:rPr>
          <w:sz w:val="24"/>
          <w:szCs w:val="24"/>
        </w:rPr>
        <w:commentReference w:id="109"/>
      </w:r>
      <w:r>
        <w:rPr>
          <w:sz w:val="24"/>
          <w:szCs w:val="24"/>
        </w:rPr>
        <w:commentReference w:id="110"/>
      </w:r>
      <w:r>
        <w:rPr>
          <w:sz w:val="24"/>
          <w:szCs w:val="24"/>
        </w:rPr>
        <w:t xml:space="preserve">. </w:t>
      </w:r>
      <w:commentRangeStart w:id="111"/>
      <w:r>
        <w:rPr>
          <w:sz w:val="24"/>
          <w:szCs w:val="24"/>
        </w:rPr>
        <w:t xml:space="preserve">Over the course of experimentation, it was observed that beetles employed thermogenesis in flight muscles directly prior to flight, allowing a reliable prediction to be made as to which beetles were about to fly by detecting thermal radiation with an infrared camera. </w:t>
      </w:r>
      <w:commentRangeEnd w:id="111"/>
      <w:r>
        <w:rPr>
          <w:sz w:val="24"/>
          <w:szCs w:val="24"/>
        </w:rPr>
        <w:commentReference w:id="111"/>
      </w:r>
    </w:p>
    <w:p w14:paraId="10A3E115" w14:textId="77777777" w:rsidR="009A6144" w:rsidRDefault="00A43A4F">
      <w:pPr>
        <w:spacing w:after="0" w:line="480" w:lineRule="auto"/>
        <w:jc w:val="both"/>
        <w:rPr>
          <w:sz w:val="24"/>
          <w:szCs w:val="24"/>
        </w:rPr>
      </w:pPr>
      <w:r>
        <w:rPr>
          <w:sz w:val="24"/>
          <w:szCs w:val="24"/>
        </w:rPr>
        <w:tab/>
        <w:t xml:space="preserve">A total of 33 out of 34 beetles tagged for release flew during the course of this study. </w:t>
      </w:r>
      <w:bookmarkStart w:id="112" w:name="__DdeLink__449_528339393"/>
      <w:r>
        <w:rPr>
          <w:sz w:val="24"/>
          <w:szCs w:val="24"/>
        </w:rPr>
        <w:t>Of the 33 beetles that flew, 19 were successfully tracked to landing sites (Figure 1)</w:t>
      </w:r>
      <w:bookmarkEnd w:id="112"/>
      <w:r>
        <w:rPr>
          <w:sz w:val="24"/>
          <w:szCs w:val="24"/>
        </w:rPr>
        <w:t xml:space="preserve">. The % EW for CRB that were successfully located, 78 ± 2%, and for CRB that were lost, 72 ± 2%, differed significantly (t-test: </w:t>
      </w:r>
      <w:r>
        <w:rPr>
          <w:i/>
          <w:iCs/>
          <w:sz w:val="24"/>
          <w:szCs w:val="24"/>
        </w:rPr>
        <w:t>P</w:t>
      </w:r>
      <w:r>
        <w:rPr>
          <w:sz w:val="24"/>
          <w:szCs w:val="24"/>
        </w:rPr>
        <w:t xml:space="preserve"> = 0.021).  However, EW (</w:t>
      </w:r>
      <w:r>
        <w:rPr>
          <w:i/>
          <w:iCs/>
          <w:sz w:val="24"/>
          <w:szCs w:val="24"/>
        </w:rPr>
        <w:t>P</w:t>
      </w:r>
      <w:r>
        <w:rPr>
          <w:sz w:val="24"/>
          <w:szCs w:val="24"/>
        </w:rPr>
        <w:t xml:space="preserve"> = 0.822) and weight (</w:t>
      </w:r>
      <w:r>
        <w:rPr>
          <w:i/>
          <w:iCs/>
          <w:sz w:val="24"/>
          <w:szCs w:val="24"/>
        </w:rPr>
        <w:t>P</w:t>
      </w:r>
      <w:r>
        <w:rPr>
          <w:sz w:val="24"/>
          <w:szCs w:val="24"/>
        </w:rPr>
        <w:t xml:space="preserve"> = 0.510) did not differ between CRB that were successfully tracked or lost after release.  Additionally, there were no differences in the numbers of male and female CRB that were successfully located or lost (Fisher’s: </w:t>
      </w:r>
      <w:r>
        <w:rPr>
          <w:i/>
          <w:iCs/>
          <w:sz w:val="24"/>
          <w:szCs w:val="24"/>
        </w:rPr>
        <w:t>P</w:t>
      </w:r>
      <w:r>
        <w:rPr>
          <w:sz w:val="24"/>
          <w:szCs w:val="24"/>
        </w:rPr>
        <w:t xml:space="preserve"> = 1.000). </w:t>
      </w:r>
    </w:p>
    <w:p w14:paraId="79FEA636" w14:textId="77777777" w:rsidR="009A6144" w:rsidRDefault="00A43A4F">
      <w:pPr>
        <w:spacing w:after="0" w:line="480" w:lineRule="auto"/>
        <w:ind w:firstLine="720"/>
        <w:jc w:val="both"/>
        <w:rPr>
          <w:sz w:val="24"/>
          <w:szCs w:val="24"/>
        </w:rPr>
      </w:pPr>
      <w:r>
        <w:rPr>
          <w:sz w:val="24"/>
          <w:szCs w:val="24"/>
        </w:rPr>
        <w:t>No relationship was found between the distance beetles moved from the release point and beetle EW (</w:t>
      </w:r>
      <w:r>
        <w:rPr>
          <w:i/>
          <w:sz w:val="24"/>
          <w:szCs w:val="24"/>
        </w:rPr>
        <w:t>R</w:t>
      </w:r>
      <w:r>
        <w:rPr>
          <w:i/>
          <w:sz w:val="24"/>
          <w:szCs w:val="24"/>
          <w:vertAlign w:val="superscript"/>
        </w:rPr>
        <w:t>2</w:t>
      </w:r>
      <w:r>
        <w:rPr>
          <w:sz w:val="24"/>
          <w:szCs w:val="24"/>
        </w:rPr>
        <w:t xml:space="preserve"> = 0.0686), %EW (</w:t>
      </w:r>
      <w:r>
        <w:rPr>
          <w:i/>
          <w:sz w:val="24"/>
          <w:szCs w:val="24"/>
        </w:rPr>
        <w:t>R</w:t>
      </w:r>
      <w:r>
        <w:rPr>
          <w:i/>
          <w:sz w:val="24"/>
          <w:szCs w:val="24"/>
          <w:vertAlign w:val="superscript"/>
        </w:rPr>
        <w:t>2</w:t>
      </w:r>
      <w:r>
        <w:rPr>
          <w:sz w:val="24"/>
          <w:szCs w:val="24"/>
        </w:rPr>
        <w:t xml:space="preserve"> = 0.0462), or weight (</w:t>
      </w:r>
      <w:r>
        <w:rPr>
          <w:i/>
          <w:sz w:val="24"/>
          <w:szCs w:val="24"/>
        </w:rPr>
        <w:t>R</w:t>
      </w:r>
      <w:r>
        <w:rPr>
          <w:i/>
          <w:sz w:val="24"/>
          <w:szCs w:val="24"/>
          <w:vertAlign w:val="superscript"/>
        </w:rPr>
        <w:t>2</w:t>
      </w:r>
      <w:r>
        <w:rPr>
          <w:sz w:val="24"/>
          <w:szCs w:val="24"/>
        </w:rPr>
        <w:t xml:space="preserve"> = 0.0465).  There was no difference in the mean distance beetles moved at the two experimental sites, Yigo, 276 ± 42 m, and Asan, 215 ± 57 m (</w:t>
      </w:r>
      <w:r>
        <w:rPr>
          <w:i/>
          <w:sz w:val="24"/>
          <w:szCs w:val="24"/>
        </w:rPr>
        <w:t>P</w:t>
      </w:r>
      <w:r>
        <w:rPr>
          <w:sz w:val="24"/>
          <w:szCs w:val="24"/>
        </w:rPr>
        <w:t xml:space="preserve"> = 0.408).  Additionally, no differences were found between the mean distances male (254 ± 44 m) and female (233 ± 61 m) beetles moved (</w:t>
      </w:r>
      <w:r>
        <w:rPr>
          <w:i/>
          <w:sz w:val="24"/>
          <w:szCs w:val="24"/>
        </w:rPr>
        <w:t>P</w:t>
      </w:r>
      <w:r>
        <w:rPr>
          <w:sz w:val="24"/>
          <w:szCs w:val="24"/>
        </w:rPr>
        <w:t xml:space="preserve"> = 0.778).  </w:t>
      </w:r>
    </w:p>
    <w:p w14:paraId="393B5FAD" w14:textId="77777777" w:rsidR="009A6144" w:rsidRDefault="00A43A4F">
      <w:pPr>
        <w:spacing w:after="0" w:line="480" w:lineRule="auto"/>
        <w:ind w:firstLine="720"/>
        <w:jc w:val="both"/>
        <w:rPr>
          <w:sz w:val="24"/>
          <w:szCs w:val="24"/>
        </w:rPr>
      </w:pPr>
      <w:r>
        <w:rPr>
          <w:sz w:val="24"/>
          <w:szCs w:val="24"/>
        </w:rPr>
        <w:t xml:space="preserve">Landing locations of CRB were categorized by microhabitats described as other trees, </w:t>
      </w:r>
      <w:commentRangeStart w:id="113"/>
      <w:r>
        <w:rPr>
          <w:sz w:val="24"/>
          <w:szCs w:val="24"/>
        </w:rPr>
        <w:t>coconut crown, traps, base of trees, or soil unassociated with trees or traps</w:t>
      </w:r>
      <w:commentRangeEnd w:id="113"/>
      <w:r>
        <w:rPr>
          <w:sz w:val="24"/>
          <w:szCs w:val="24"/>
        </w:rPr>
        <w:commentReference w:id="113"/>
      </w:r>
      <w:r>
        <w:rPr>
          <w:sz w:val="24"/>
          <w:szCs w:val="24"/>
        </w:rPr>
        <w:t xml:space="preserve">. Percent emergence weight varied significantly by the microhabitat to which CRB were tracked (Figure 2a., ANOVA: </w:t>
      </w:r>
      <w:r>
        <w:rPr>
          <w:i/>
          <w:iCs/>
          <w:sz w:val="24"/>
          <w:szCs w:val="24"/>
        </w:rPr>
        <w:t>F</w:t>
      </w:r>
      <w:r>
        <w:rPr>
          <w:sz w:val="24"/>
          <w:szCs w:val="24"/>
        </w:rPr>
        <w:t xml:space="preserve"> = X.XXX, </w:t>
      </w:r>
      <w:r>
        <w:rPr>
          <w:i/>
          <w:iCs/>
          <w:sz w:val="24"/>
          <w:szCs w:val="24"/>
        </w:rPr>
        <w:t>P</w:t>
      </w:r>
      <w:r>
        <w:rPr>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arboreal, </w:t>
      </w:r>
      <w:r>
        <w:rPr>
          <w:sz w:val="24"/>
          <w:szCs w:val="24"/>
        </w:rPr>
        <w:lastRenderedPageBreak/>
        <w:t xml:space="preserve">74 ± 2%, soil-associated, 82 ± 3%, was found to be highly significant (t-test: </w:t>
      </w:r>
      <w:r>
        <w:rPr>
          <w:i/>
          <w:iCs/>
          <w:sz w:val="24"/>
          <w:szCs w:val="24"/>
        </w:rPr>
        <w:t>P</w:t>
      </w:r>
      <w:r>
        <w:rPr>
          <w:sz w:val="24"/>
          <w:szCs w:val="24"/>
        </w:rPr>
        <w:t xml:space="preserve"> &lt; 0.001).   In addition, while emergence weight (EW) was significantly different between arboreal (6.5 ± 0.4 g) and soil-associated (4.9 ± 0.5 g) microhabitats (t-test: </w:t>
      </w:r>
      <w:r>
        <w:rPr>
          <w:i/>
          <w:iCs/>
          <w:sz w:val="24"/>
          <w:szCs w:val="24"/>
        </w:rPr>
        <w:t>P</w:t>
      </w:r>
      <w:r>
        <w:rPr>
          <w:sz w:val="24"/>
          <w:szCs w:val="24"/>
        </w:rPr>
        <w:t xml:space="preserve"> = 0.020), there were no differences in weight (</w:t>
      </w:r>
      <w:r>
        <w:rPr>
          <w:i/>
          <w:iCs/>
          <w:sz w:val="24"/>
          <w:szCs w:val="24"/>
        </w:rPr>
        <w:t>P</w:t>
      </w:r>
      <w:r>
        <w:rPr>
          <w:sz w:val="24"/>
          <w:szCs w:val="24"/>
        </w:rPr>
        <w:t xml:space="preserve"> = 0.160) or distance travelled (</w:t>
      </w:r>
      <w:r>
        <w:rPr>
          <w:i/>
          <w:iCs/>
          <w:sz w:val="24"/>
          <w:szCs w:val="24"/>
        </w:rPr>
        <w:t>P</w:t>
      </w:r>
      <w:r>
        <w:rPr>
          <w:sz w:val="24"/>
          <w:szCs w:val="24"/>
        </w:rPr>
        <w:t xml:space="preserve"> = 0.908) between these microhabitat groupings.  The numbers of male and female beetles did not vary between arboreal and soil-associated microhabitats (Fisher’s: </w:t>
      </w:r>
      <w:r>
        <w:rPr>
          <w:i/>
          <w:iCs/>
          <w:sz w:val="24"/>
          <w:szCs w:val="24"/>
        </w:rPr>
        <w:t>P</w:t>
      </w:r>
      <w:r>
        <w:rPr>
          <w:sz w:val="24"/>
          <w:szCs w:val="24"/>
        </w:rPr>
        <w:t xml:space="preserve"> = 1.000).</w:t>
      </w:r>
    </w:p>
    <w:p w14:paraId="35D245A4" w14:textId="77777777" w:rsidR="009A6144" w:rsidRDefault="00A43A4F">
      <w:pPr>
        <w:spacing w:after="0" w:line="480" w:lineRule="auto"/>
        <w:ind w:firstLine="720"/>
        <w:jc w:val="both"/>
        <w:rPr>
          <w:sz w:val="24"/>
          <w:szCs w:val="24"/>
        </w:rPr>
      </w:pPr>
      <w:r>
        <w:rPr>
          <w:sz w:val="24"/>
          <w:szCs w:val="24"/>
        </w:rPr>
        <w:t xml:space="preserve">Arboreal destinations were most commonly the crowns of coconut palms damaged by bore holes; however, beetles also landed in the branches of other species of trees. For example, an upper branch of a large breadfruit tree damaged in a recent typhoon was the final destination of one beetle. Upon investigation, several other beetles and grubs were found in the rotting limb along with the radio transmitter. In another instance, two beetles flew to the crown of the same highly damaged coconut tree independently of one another. </w:t>
      </w:r>
    </w:p>
    <w:p w14:paraId="7FCD01F6" w14:textId="2553A9C1" w:rsidR="009A6144" w:rsidRDefault="00A43A4F" w:rsidP="00082703">
      <w:pPr>
        <w:spacing w:after="0" w:line="480" w:lineRule="auto"/>
        <w:ind w:firstLine="720"/>
        <w:jc w:val="both"/>
        <w:rPr>
          <w:sz w:val="24"/>
          <w:szCs w:val="24"/>
        </w:rPr>
      </w:pPr>
      <w:r>
        <w:rPr>
          <w:sz w:val="24"/>
          <w:szCs w:val="24"/>
        </w:rPr>
        <w:t xml:space="preserve">In soil associated landing site, CRB tended to bury into the soil upon landing at depths up to approximately 15 centimeters. Typically, these sites were at the base of a tree. </w:t>
      </w:r>
      <w:commentRangeStart w:id="114"/>
      <w:r>
        <w:rPr>
          <w:sz w:val="24"/>
          <w:szCs w:val="24"/>
        </w:rPr>
        <w:t>Four out of five of these landing sites were at the base of coconut palms,</w:t>
      </w:r>
      <w:commentRangeEnd w:id="114"/>
      <w:r>
        <w:rPr>
          <w:sz w:val="24"/>
          <w:szCs w:val="24"/>
        </w:rPr>
        <w:commentReference w:id="114"/>
      </w:r>
      <w:r>
        <w:rPr>
          <w:sz w:val="24"/>
          <w:szCs w:val="24"/>
        </w:rPr>
        <w:t xml:space="preserve"> though CRB also landed in less predictable locations. For example, one beetle landed beneath a trailer parked on a grassy lawn in a residential area surrounding Triton Farm. </w:t>
      </w:r>
      <w:commentRangeStart w:id="115"/>
      <w:r>
        <w:rPr>
          <w:sz w:val="24"/>
          <w:szCs w:val="24"/>
        </w:rPr>
        <w:t xml:space="preserve">In </w:t>
      </w:r>
      <w:r w:rsidR="00082703">
        <w:rPr>
          <w:sz w:val="24"/>
          <w:szCs w:val="24"/>
        </w:rPr>
        <w:t>two other examples</w:t>
      </w:r>
      <w:r>
        <w:rPr>
          <w:sz w:val="24"/>
          <w:szCs w:val="24"/>
        </w:rPr>
        <w:t xml:space="preserve"> of </w:t>
      </w:r>
      <w:r w:rsidR="00961182">
        <w:rPr>
          <w:sz w:val="24"/>
          <w:szCs w:val="24"/>
        </w:rPr>
        <w:t>particular interest, one beetle</w:t>
      </w:r>
      <w:r>
        <w:rPr>
          <w:sz w:val="24"/>
          <w:szCs w:val="24"/>
        </w:rPr>
        <w:t xml:space="preserve"> was found beneath a CRB barrel trap baited with oryctalure at each experiment site. Other beetles and larvae were found also beneath one of these traps. </w:t>
      </w:r>
    </w:p>
    <w:commentRangeEnd w:id="115"/>
    <w:p w14:paraId="76D14116" w14:textId="77777777" w:rsidR="009A6144" w:rsidRDefault="00082703">
      <w:pPr>
        <w:spacing w:after="0" w:line="480" w:lineRule="auto"/>
        <w:jc w:val="both"/>
        <w:rPr>
          <w:b/>
          <w:sz w:val="28"/>
          <w:szCs w:val="28"/>
        </w:rPr>
      </w:pPr>
      <w:r>
        <w:rPr>
          <w:rStyle w:val="CommentReference"/>
        </w:rPr>
        <w:commentReference w:id="115"/>
      </w:r>
      <w:r w:rsidR="00A43A4F">
        <w:rPr>
          <w:b/>
          <w:sz w:val="28"/>
          <w:szCs w:val="28"/>
        </w:rPr>
        <w:t>Discussion</w:t>
      </w:r>
    </w:p>
    <w:p w14:paraId="54BAD99C" w14:textId="271EF7F4" w:rsidR="009A6144" w:rsidRDefault="00A43A4F">
      <w:pPr>
        <w:spacing w:after="0" w:line="480" w:lineRule="auto"/>
        <w:jc w:val="both"/>
        <w:rPr>
          <w:sz w:val="24"/>
          <w:szCs w:val="24"/>
        </w:rPr>
      </w:pPr>
      <w:r>
        <w:rPr>
          <w:sz w:val="24"/>
          <w:szCs w:val="24"/>
        </w:rPr>
        <w:t xml:space="preserve">This study was successful in tracking CRB to cryptic breeding sites at two locations on the island of Guam.  The two areas where CRB were tracked differed both in topography and vegetation </w:t>
      </w:r>
      <w:r>
        <w:rPr>
          <w:sz w:val="24"/>
          <w:szCs w:val="24"/>
        </w:rPr>
        <w:lastRenderedPageBreak/>
        <w:t xml:space="preserve">and the effective location of tagged beetles in these different environments shows promise for the applicability of this technique in the varied habitats were CRB infestations may occur. Out </w:t>
      </w:r>
      <w:ins w:id="116" w:author="Katherine Lehman" w:date="2016-01-31T20:10:00Z">
        <w:r w:rsidR="00571D1C" w:rsidRPr="35209F5E">
          <w:rPr>
            <w:rFonts w:asciiTheme="minorHAnsi" w:eastAsiaTheme="minorEastAsia" w:hAnsiTheme="minorHAnsi" w:cstheme="minorBidi"/>
            <w:sz w:val="24"/>
            <w:szCs w:val="24"/>
            <w:rPrChange w:id="117" w:author="Diego Barahona" w:date="2016-02-01T20:16:00Z">
              <w:rPr>
                <w:rFonts w:asciiTheme="minorHAnsi" w:hAnsiTheme="minorHAnsi"/>
                <w:sz w:val="24"/>
                <w:szCs w:val="24"/>
              </w:rPr>
            </w:rPrChange>
          </w:rPr>
          <w:t xml:space="preserve">of 33 released CRB, a total of 19 were followed to final landing sites, resulting in a 58% tracking </w:t>
        </w:r>
        <w:r w:rsidR="00571D1C" w:rsidRPr="00D2781D">
          <w:rPr>
            <w:rFonts w:asciiTheme="minorHAnsi" w:eastAsiaTheme="minorEastAsia" w:hAnsiTheme="minorHAnsi" w:cstheme="minorBidi"/>
            <w:sz w:val="24"/>
            <w:szCs w:val="24"/>
            <w:rPrChange w:id="118" w:author="Diego Barahona" w:date="2016-02-11T13:04:00Z">
              <w:rPr>
                <w:rFonts w:asciiTheme="minorHAnsi" w:hAnsiTheme="minorHAnsi"/>
                <w:sz w:val="24"/>
                <w:szCs w:val="24"/>
              </w:rPr>
            </w:rPrChange>
          </w:rPr>
          <w:t xml:space="preserve">rate. </w:t>
        </w:r>
        <w:r w:rsidR="00571D1C" w:rsidRPr="00D2781D">
          <w:rPr>
            <w:rFonts w:asciiTheme="minorHAnsi" w:eastAsiaTheme="minorEastAsia" w:hAnsiTheme="minorHAnsi" w:cstheme="minorBidi"/>
            <w:sz w:val="24"/>
            <w:szCs w:val="24"/>
            <w:rPrChange w:id="119" w:author="Diego Barahona" w:date="2016-02-11T13:04:00Z">
              <w:rPr>
                <w:rFonts w:asciiTheme="minorHAnsi" w:hAnsiTheme="minorHAnsi"/>
                <w:sz w:val="24"/>
                <w:szCs w:val="24"/>
                <w:highlight w:val="yellow"/>
              </w:rPr>
            </w:rPrChange>
          </w:rPr>
          <w:t>This comparatively high retrieval rate required an input of approximately 30 minutes per CRB immediately after release and about the same amount of time on the following day.</w:t>
        </w:r>
        <w:del w:id="120" w:author="Diego Barahona" w:date="2016-02-11T13:04:00Z">
          <w:r w:rsidR="00571D1C" w:rsidRPr="00D2781D" w:rsidDel="00D2781D">
            <w:rPr>
              <w:rFonts w:asciiTheme="minorHAnsi" w:eastAsiaTheme="minorEastAsia" w:hAnsiTheme="minorHAnsi" w:cstheme="minorBidi"/>
              <w:sz w:val="24"/>
              <w:szCs w:val="24"/>
              <w:rPrChange w:id="121" w:author="Diego Barahona" w:date="2016-02-11T13:04:00Z">
                <w:rPr>
                  <w:rFonts w:asciiTheme="minorHAnsi" w:hAnsiTheme="minorHAnsi"/>
                  <w:sz w:val="24"/>
                  <w:szCs w:val="24"/>
                </w:rPr>
              </w:rPrChange>
            </w:rPr>
            <w:delText xml:space="preserve"> </w:delText>
          </w:r>
        </w:del>
        <w:r w:rsidR="00571D1C" w:rsidRPr="00D2781D">
          <w:rPr>
            <w:sz w:val="24"/>
            <w:szCs w:val="24"/>
          </w:rPr>
          <w:t xml:space="preserve"> </w:t>
        </w:r>
      </w:ins>
      <w:del w:id="122" w:author="Katherine Lehman" w:date="2016-01-31T20:10:00Z">
        <w:r w:rsidR="00571D1C" w:rsidRPr="00D2781D" w:rsidDel="00571D1C">
          <w:rPr>
            <w:rFonts w:asciiTheme="minorHAnsi" w:hAnsiTheme="minorHAnsi"/>
            <w:sz w:val="24"/>
            <w:szCs w:val="24"/>
          </w:rPr>
          <w:delText xml:space="preserve">of 33 released CRB, a total of 19 were followed to final landing sites, resulting in a 58% tracking rate. </w:delText>
        </w:r>
        <w:r w:rsidR="00571D1C" w:rsidRPr="00D2781D" w:rsidDel="00571D1C">
          <w:rPr>
            <w:rFonts w:asciiTheme="minorHAnsi" w:hAnsiTheme="minorHAnsi"/>
            <w:sz w:val="24"/>
            <w:szCs w:val="24"/>
            <w:rPrChange w:id="123" w:author="Diego Barahona" w:date="2016-02-11T13:04:00Z">
              <w:rPr>
                <w:rFonts w:asciiTheme="minorHAnsi" w:hAnsiTheme="minorHAnsi"/>
                <w:sz w:val="24"/>
                <w:szCs w:val="24"/>
                <w:highlight w:val="yellow"/>
              </w:rPr>
            </w:rPrChange>
          </w:rPr>
          <w:delText>This comparatively high retrieval rate required an input of approximately 30 minutes per CRB immediately after release and about the same amount of time on the following day</w:delText>
        </w:r>
      </w:del>
      <w:del w:id="124" w:author="Diego Barahona" w:date="2016-02-11T13:04:00Z">
        <w:r w:rsidR="00571D1C" w:rsidRPr="00D2781D" w:rsidDel="00D2781D">
          <w:rPr>
            <w:rFonts w:asciiTheme="minorHAnsi" w:eastAsiaTheme="minorEastAsia" w:hAnsiTheme="minorHAnsi" w:cstheme="minorBidi"/>
            <w:sz w:val="24"/>
            <w:szCs w:val="24"/>
            <w:rPrChange w:id="125" w:author="Diego Barahona" w:date="2016-02-11T13:04:00Z">
              <w:rPr>
                <w:rFonts w:asciiTheme="minorHAnsi" w:hAnsiTheme="minorHAnsi"/>
                <w:sz w:val="24"/>
                <w:szCs w:val="24"/>
                <w:highlight w:val="yellow"/>
              </w:rPr>
            </w:rPrChange>
          </w:rPr>
          <w:delText>.</w:delText>
        </w:r>
        <w:r w:rsidR="00571D1C" w:rsidRPr="00D2781D" w:rsidDel="00D2781D">
          <w:rPr>
            <w:rFonts w:asciiTheme="minorHAnsi" w:eastAsiaTheme="minorEastAsia" w:hAnsiTheme="minorHAnsi" w:cstheme="minorBidi"/>
            <w:sz w:val="24"/>
            <w:szCs w:val="24"/>
            <w:rPrChange w:id="126" w:author="Diego Barahona" w:date="2016-02-11T13:04:00Z">
              <w:rPr>
                <w:rFonts w:asciiTheme="minorHAnsi" w:hAnsiTheme="minorHAnsi"/>
                <w:sz w:val="24"/>
                <w:szCs w:val="24"/>
              </w:rPr>
            </w:rPrChange>
          </w:rPr>
          <w:delText xml:space="preserve"> </w:delText>
        </w:r>
        <w:r w:rsidRPr="00D2781D" w:rsidDel="00D2781D">
          <w:rPr>
            <w:sz w:val="24"/>
            <w:szCs w:val="24"/>
          </w:rPr>
          <w:delText xml:space="preserve"> </w:delText>
        </w:r>
      </w:del>
      <w:r w:rsidRPr="00D2781D">
        <w:rPr>
          <w:sz w:val="24"/>
          <w:szCs w:val="24"/>
        </w:rPr>
        <w:t>The</w:t>
      </w:r>
      <w:r>
        <w:rPr>
          <w:sz w:val="24"/>
          <w:szCs w:val="24"/>
        </w:rPr>
        <w:t xml:space="preserve"> tracking of CRB to an approximate location during the night followed by a more precise pinpointing during the daytime proved to greatly facilitate the retrieval of released CRB.</w:t>
      </w:r>
    </w:p>
    <w:p w14:paraId="2C8970FE" w14:textId="77777777" w:rsidR="00D2781D" w:rsidRDefault="00D2781D" w:rsidP="00D2781D">
      <w:pPr>
        <w:spacing w:after="0" w:line="480" w:lineRule="auto"/>
        <w:ind w:firstLine="720"/>
        <w:jc w:val="both"/>
        <w:rPr>
          <w:moveTo w:id="127" w:author="Diego Barahona" w:date="2016-02-11T13:07:00Z"/>
          <w:rFonts w:asciiTheme="minorHAnsi" w:hAnsiTheme="minorHAnsi"/>
          <w:sz w:val="24"/>
          <w:szCs w:val="24"/>
        </w:rPr>
      </w:pPr>
      <w:moveToRangeStart w:id="128" w:author="Diego Barahona" w:date="2016-02-11T13:07:00Z" w:name="move442959371"/>
      <w:moveTo w:id="129" w:author="Diego Barahona" w:date="2016-02-11T13:07:00Z">
        <w:r w:rsidRPr="00FA3BA3">
          <w:rPr>
            <w:rFonts w:asciiTheme="minorHAnsi" w:eastAsiaTheme="minorEastAsia" w:hAnsiTheme="minorHAnsi" w:cstheme="minorBidi"/>
            <w:sz w:val="24"/>
            <w:szCs w:val="24"/>
          </w:rPr>
          <w:t xml:space="preserve">In assessing the final landing locations of beetles that were tracked successfully, it is important to note the varied and cryptic nature of these sites. For example, the breeding site found in the top of a breadfruit tree was well hidden within the branches and approximately twenty feet above the forest floor. This example demonstrates a site that would be nearly impossible to find with current methods. Breeding sites discovered in other unusual locations such as beneath barrel traps or buried in the soil also demonstrate how this tracking with conspecifics provides an advantage in such situations that cannot be rivaled by present tracking techniques. </w:t>
        </w:r>
      </w:moveTo>
    </w:p>
    <w:moveToRangeEnd w:id="128"/>
    <w:p w14:paraId="1F3B0FD0" w14:textId="576082DE" w:rsidR="009A6144" w:rsidDel="00D2781D" w:rsidRDefault="00A43A4F">
      <w:pPr>
        <w:spacing w:after="0" w:line="480" w:lineRule="auto"/>
        <w:jc w:val="both"/>
        <w:rPr>
          <w:del w:id="130" w:author="Diego Barahona" w:date="2016-02-11T13:07:00Z"/>
          <w:b/>
          <w:sz w:val="24"/>
          <w:szCs w:val="24"/>
        </w:rPr>
      </w:pPr>
      <w:del w:id="131" w:author="Diego Barahona" w:date="2016-02-11T13:07:00Z">
        <w:r w:rsidDel="00D2781D">
          <w:rPr>
            <w:b/>
            <w:sz w:val="24"/>
            <w:szCs w:val="24"/>
          </w:rPr>
          <w:delText>ANECTDOTAL LOCATIONS</w:delText>
        </w:r>
      </w:del>
    </w:p>
    <w:p w14:paraId="37DA65BF" w14:textId="45B10C74" w:rsidR="009A6144" w:rsidRPr="00572B18" w:rsidRDefault="00A43A4F" w:rsidP="00572B18">
      <w:pPr>
        <w:spacing w:after="0" w:line="480" w:lineRule="auto"/>
        <w:ind w:firstLine="720"/>
        <w:jc w:val="both"/>
        <w:rPr>
          <w:sz w:val="24"/>
          <w:szCs w:val="24"/>
        </w:rPr>
      </w:pPr>
      <w:r>
        <w:rPr>
          <w:sz w:val="24"/>
          <w:szCs w:val="24"/>
        </w:rPr>
        <w:t xml:space="preserve">Although a majority of the released CRB were successfully tracked to discrete locations, 14 CRB were lost presumably due to out-of-range flights. Interestingly, those CRB that flew out of range had statistically significantly lower </w:t>
      </w:r>
      <w:ins w:id="132" w:author="Diego Barahona" w:date="2016-02-11T16:46:00Z">
        <w:r w:rsidR="00D43B37">
          <w:rPr>
            <w:sz w:val="24"/>
            <w:szCs w:val="24"/>
          </w:rPr>
          <w:t xml:space="preserve">%EW </w:t>
        </w:r>
      </w:ins>
      <w:del w:id="133" w:author="Diego Barahona" w:date="2016-02-11T16:46:00Z">
        <w:r w:rsidDel="00D43B37">
          <w:rPr>
            <w:sz w:val="24"/>
            <w:szCs w:val="24"/>
          </w:rPr>
          <w:delText xml:space="preserve">percent emergence weights </w:delText>
        </w:r>
      </w:del>
      <w:r>
        <w:rPr>
          <w:sz w:val="24"/>
          <w:szCs w:val="24"/>
        </w:rPr>
        <w:t xml:space="preserve">than those that </w:t>
      </w:r>
      <w:r>
        <w:rPr>
          <w:sz w:val="24"/>
          <w:szCs w:val="24"/>
        </w:rPr>
        <w:lastRenderedPageBreak/>
        <w:t>stayed within the detection range of the radio devices</w:t>
      </w:r>
      <w:ins w:id="134" w:author="Diego Barahona" w:date="2016-02-11T16:36:00Z">
        <w:r w:rsidR="00D43B37">
          <w:rPr>
            <w:sz w:val="24"/>
            <w:szCs w:val="24"/>
          </w:rPr>
          <w:t>,</w:t>
        </w:r>
      </w:ins>
      <w:ins w:id="135" w:author="Diego Barahona" w:date="2016-02-11T17:05:00Z">
        <w:r w:rsidR="00572B18">
          <w:rPr>
            <w:sz w:val="24"/>
            <w:szCs w:val="24"/>
          </w:rPr>
          <w:t xml:space="preserve"> </w:t>
        </w:r>
        <w:r w:rsidR="00572B18" w:rsidRPr="00572B18">
          <w:rPr>
            <w:sz w:val="24"/>
            <w:szCs w:val="24"/>
          </w:rPr>
          <w:t>72 ± 2%</w:t>
        </w:r>
        <w:r w:rsidR="00572B18">
          <w:rPr>
            <w:sz w:val="24"/>
            <w:szCs w:val="24"/>
          </w:rPr>
          <w:t xml:space="preserve"> compared to </w:t>
        </w:r>
      </w:ins>
      <w:ins w:id="136" w:author="Diego Barahona" w:date="2016-02-11T17:06:00Z">
        <w:r w:rsidR="00572B18">
          <w:rPr>
            <w:sz w:val="24"/>
            <w:szCs w:val="24"/>
          </w:rPr>
          <w:t>78 ± 2% respectively</w:t>
        </w:r>
      </w:ins>
      <w:r>
        <w:rPr>
          <w:sz w:val="24"/>
          <w:szCs w:val="24"/>
        </w:rPr>
        <w:t xml:space="preserve">, suggesting that lighter CRB </w:t>
      </w:r>
      <w:ins w:id="137" w:author="Diego Barahona" w:date="2016-02-11T13:02:00Z">
        <w:r w:rsidR="00D2781D">
          <w:rPr>
            <w:sz w:val="24"/>
            <w:szCs w:val="24"/>
          </w:rPr>
          <w:t xml:space="preserve">fly </w:t>
        </w:r>
      </w:ins>
      <w:ins w:id="138" w:author="Katherine Lehman" w:date="2016-01-31T20:06:00Z">
        <w:r w:rsidR="00571D1C" w:rsidRPr="35209F5E">
          <w:rPr>
            <w:rFonts w:asciiTheme="minorHAnsi" w:eastAsiaTheme="minorEastAsia" w:hAnsiTheme="minorHAnsi" w:cstheme="minorBidi"/>
            <w:sz w:val="24"/>
            <w:szCs w:val="24"/>
            <w:rPrChange w:id="139" w:author="Diego Barahona" w:date="2016-02-01T20:16:00Z">
              <w:rPr>
                <w:rFonts w:asciiTheme="minorHAnsi" w:hAnsiTheme="minorHAnsi"/>
                <w:sz w:val="24"/>
                <w:szCs w:val="24"/>
              </w:rPr>
            </w:rPrChange>
          </w:rPr>
          <w:t>further from initial release site, presumably in search of food sources</w:t>
        </w:r>
      </w:ins>
      <w:ins w:id="140" w:author="Diego Barahona" w:date="2016-02-11T16:35:00Z">
        <w:r w:rsidR="00D43B37">
          <w:rPr>
            <w:rFonts w:asciiTheme="minorHAnsi" w:eastAsiaTheme="minorEastAsia" w:hAnsiTheme="minorHAnsi" w:cstheme="minorBidi"/>
            <w:sz w:val="24"/>
            <w:szCs w:val="24"/>
          </w:rPr>
          <w:t>.</w:t>
        </w:r>
      </w:ins>
      <w:ins w:id="141" w:author="Katherine Lehman" w:date="2016-01-31T20:06:00Z">
        <w:del w:id="142" w:author="Diego Barahona" w:date="2016-02-11T13:02:00Z">
          <w:r w:rsidR="00571D1C" w:rsidRPr="35209F5E" w:rsidDel="00D2781D">
            <w:rPr>
              <w:rFonts w:asciiTheme="minorHAnsi" w:eastAsiaTheme="minorEastAsia" w:hAnsiTheme="minorHAnsi" w:cstheme="minorBidi"/>
              <w:sz w:val="24"/>
              <w:szCs w:val="24"/>
              <w:rPrChange w:id="143" w:author="Diego Barahona" w:date="2016-02-01T20:16:00Z">
                <w:rPr>
                  <w:rFonts w:asciiTheme="minorHAnsi" w:hAnsiTheme="minorHAnsi"/>
                  <w:sz w:val="24"/>
                  <w:szCs w:val="24"/>
                </w:rPr>
              </w:rPrChange>
            </w:rPr>
            <w:delText>.</w:delText>
          </w:r>
        </w:del>
      </w:ins>
      <w:del w:id="144" w:author="Katherine Lehman" w:date="2016-01-31T20:06:00Z">
        <w:r w:rsidR="00571D1C" w:rsidDel="00571D1C">
          <w:rPr>
            <w:rFonts w:asciiTheme="minorHAnsi" w:hAnsiTheme="minorHAnsi"/>
            <w:sz w:val="24"/>
            <w:szCs w:val="24"/>
          </w:rPr>
          <w:delText>further from initial release site, presumably in search of food sources</w:delText>
        </w:r>
      </w:del>
      <w:del w:id="145" w:author="Diego Barahona" w:date="2016-02-11T16:35:00Z">
        <w:r w:rsidR="00571D1C" w:rsidRPr="35209F5E" w:rsidDel="00D43B37">
          <w:rPr>
            <w:rFonts w:asciiTheme="minorHAnsi" w:eastAsiaTheme="minorEastAsia" w:hAnsiTheme="minorHAnsi" w:cstheme="minorBidi"/>
            <w:sz w:val="24"/>
            <w:szCs w:val="24"/>
            <w:rPrChange w:id="146" w:author="Diego Barahona" w:date="2016-02-01T20:16:00Z">
              <w:rPr>
                <w:rFonts w:asciiTheme="minorHAnsi" w:hAnsiTheme="minorHAnsi"/>
                <w:sz w:val="24"/>
                <w:szCs w:val="24"/>
              </w:rPr>
            </w:rPrChange>
          </w:rPr>
          <w:delText xml:space="preserve">. </w:delText>
        </w:r>
        <w:r w:rsidDel="00D43B37">
          <w:rPr>
            <w:sz w:val="24"/>
            <w:szCs w:val="24"/>
          </w:rPr>
          <w:delText xml:space="preserve">State average %EW. </w:delText>
        </w:r>
      </w:del>
      <w:del w:id="147" w:author="Katherine Lehman" w:date="2016-01-31T20:05:00Z">
        <w:r w:rsidDel="00571D1C">
          <w:rPr>
            <w:sz w:val="24"/>
            <w:szCs w:val="24"/>
          </w:rPr>
          <w:delText xml:space="preserve">Although the distance flown by retrieved CRB had no statistically significant correlations with percent emergence weight, distance flown by all 33 CRB, lost and found, would most likely correlate with percent emergence weight if the distance of the lost CRB were to be determined. </w:delText>
        </w:r>
      </w:del>
      <w:ins w:id="148" w:author="Diego Barahona" w:date="2016-02-11T16:36:00Z">
        <w:r w:rsidR="00D43B37">
          <w:rPr>
            <w:sz w:val="24"/>
            <w:szCs w:val="24"/>
          </w:rPr>
          <w:t xml:space="preserve"> </w:t>
        </w:r>
      </w:ins>
      <w:r>
        <w:rPr>
          <w:sz w:val="24"/>
          <w:szCs w:val="24"/>
        </w:rPr>
        <w:t xml:space="preserve">This observation raises the ability to minimize the loss of CRB while radio tracking. Prior to release, </w:t>
      </w:r>
      <w:ins w:id="149" w:author="Diego Barahona" w:date="2016-02-11T17:07:00Z">
        <w:r w:rsidR="00572B18">
          <w:rPr>
            <w:sz w:val="24"/>
            <w:szCs w:val="24"/>
          </w:rPr>
          <w:t>the %EW of CRB must be monitored</w:t>
        </w:r>
      </w:ins>
      <w:del w:id="150" w:author="Diego Barahona" w:date="2016-02-11T17:06:00Z">
        <w:r w:rsidDel="00572B18">
          <w:rPr>
            <w:sz w:val="24"/>
            <w:szCs w:val="24"/>
          </w:rPr>
          <w:delText>CRB must be fed to above 70 percent of their emergence weight</w:delText>
        </w:r>
      </w:del>
      <w:r>
        <w:rPr>
          <w:sz w:val="24"/>
          <w:szCs w:val="24"/>
        </w:rPr>
        <w:t xml:space="preserve"> to ensure that the </w:t>
      </w:r>
      <w:ins w:id="151" w:author="Diego Barahona" w:date="2016-02-11T17:08:00Z">
        <w:r w:rsidR="00572B18">
          <w:rPr>
            <w:sz w:val="24"/>
            <w:szCs w:val="24"/>
          </w:rPr>
          <w:t xml:space="preserve">selected </w:t>
        </w:r>
      </w:ins>
      <w:r>
        <w:rPr>
          <w:sz w:val="24"/>
          <w:szCs w:val="24"/>
        </w:rPr>
        <w:t xml:space="preserve">individuals will remain within the detection radius. </w:t>
      </w:r>
      <w:ins w:id="152" w:author="Katherine Lehman" w:date="2016-01-31T20:05:00Z">
        <w:del w:id="153" w:author="Diego Barahona" w:date="2016-02-11T13:02:00Z">
          <w:r w:rsidR="00571D1C" w:rsidRPr="35209F5E" w:rsidDel="00D2781D">
            <w:rPr>
              <w:rFonts w:asciiTheme="minorHAnsi" w:eastAsiaTheme="minorEastAsia" w:hAnsiTheme="minorHAnsi" w:cstheme="minorBidi"/>
              <w:sz w:val="24"/>
              <w:szCs w:val="24"/>
              <w:highlight w:val="yellow"/>
              <w:rPrChange w:id="154" w:author="Diego Barahona" w:date="2016-02-01T20:16:00Z">
                <w:rPr>
                  <w:rFonts w:asciiTheme="minorHAnsi" w:hAnsiTheme="minorHAnsi"/>
                  <w:sz w:val="24"/>
                  <w:szCs w:val="24"/>
                  <w:highlight w:val="yellow"/>
                </w:rPr>
              </w:rPrChange>
            </w:rPr>
            <w:delText>State average %EW</w:delText>
          </w:r>
          <w:r w:rsidR="00571D1C" w:rsidRPr="35209F5E" w:rsidDel="00D2781D">
            <w:rPr>
              <w:rFonts w:asciiTheme="minorHAnsi" w:eastAsiaTheme="minorEastAsia" w:hAnsiTheme="minorHAnsi" w:cstheme="minorBidi"/>
              <w:sz w:val="24"/>
              <w:szCs w:val="24"/>
              <w:rPrChange w:id="155" w:author="Diego Barahona" w:date="2016-02-01T20:16:00Z">
                <w:rPr>
                  <w:rFonts w:asciiTheme="minorHAnsi" w:hAnsiTheme="minorHAnsi"/>
                  <w:sz w:val="24"/>
                  <w:szCs w:val="24"/>
                </w:rPr>
              </w:rPrChange>
            </w:rPr>
            <w:delText xml:space="preserve">. </w:delText>
          </w:r>
        </w:del>
        <w:r w:rsidR="00571D1C" w:rsidRPr="35209F5E">
          <w:rPr>
            <w:rFonts w:asciiTheme="minorHAnsi" w:eastAsiaTheme="minorEastAsia" w:hAnsiTheme="minorHAnsi" w:cstheme="minorBidi"/>
            <w:sz w:val="24"/>
            <w:szCs w:val="24"/>
            <w:rPrChange w:id="156" w:author="Diego Barahona" w:date="2016-02-01T20:16:00Z">
              <w:rPr>
                <w:rFonts w:asciiTheme="minorHAnsi" w:hAnsiTheme="minorHAnsi"/>
                <w:sz w:val="24"/>
                <w:szCs w:val="24"/>
              </w:rPr>
            </w:rPrChange>
          </w:rPr>
          <w:t>The distance that found CRB flew from release site had no statistically significant correlations with</w:t>
        </w:r>
      </w:ins>
      <w:ins w:id="157" w:author="Diego Barahona" w:date="2016-02-11T17:08:00Z">
        <w:r w:rsidR="00572B18">
          <w:rPr>
            <w:rFonts w:asciiTheme="minorHAnsi" w:eastAsiaTheme="minorEastAsia" w:hAnsiTheme="minorHAnsi" w:cstheme="minorBidi"/>
            <w:sz w:val="24"/>
            <w:szCs w:val="24"/>
          </w:rPr>
          <w:t xml:space="preserve"> %EW</w:t>
        </w:r>
      </w:ins>
      <w:ins w:id="158" w:author="Katherine Lehman" w:date="2016-01-31T20:05:00Z">
        <w:del w:id="159" w:author="Diego Barahona" w:date="2016-02-11T17:08:00Z">
          <w:r w:rsidR="00571D1C" w:rsidRPr="35209F5E" w:rsidDel="00572B18">
            <w:rPr>
              <w:rFonts w:asciiTheme="minorHAnsi" w:eastAsiaTheme="minorEastAsia" w:hAnsiTheme="minorHAnsi" w:cstheme="minorBidi"/>
              <w:sz w:val="24"/>
              <w:szCs w:val="24"/>
              <w:rPrChange w:id="160" w:author="Diego Barahona" w:date="2016-02-01T20:16:00Z">
                <w:rPr>
                  <w:rFonts w:asciiTheme="minorHAnsi" w:hAnsiTheme="minorHAnsi"/>
                  <w:sz w:val="24"/>
                  <w:szCs w:val="24"/>
                </w:rPr>
              </w:rPrChange>
            </w:rPr>
            <w:delText xml:space="preserve"> percent emergence weight</w:delText>
          </w:r>
        </w:del>
        <w:r w:rsidR="00571D1C" w:rsidRPr="35209F5E">
          <w:rPr>
            <w:rFonts w:asciiTheme="minorHAnsi" w:eastAsiaTheme="minorEastAsia" w:hAnsiTheme="minorHAnsi" w:cstheme="minorBidi"/>
            <w:sz w:val="24"/>
            <w:szCs w:val="24"/>
            <w:rPrChange w:id="161" w:author="Diego Barahona" w:date="2016-02-01T20:16:00Z">
              <w:rPr>
                <w:rFonts w:asciiTheme="minorHAnsi" w:hAnsiTheme="minorHAnsi"/>
                <w:sz w:val="24"/>
                <w:szCs w:val="24"/>
              </w:rPr>
            </w:rPrChange>
          </w:rPr>
          <w:t xml:space="preserve">. However, the distance flown </w:t>
        </w:r>
      </w:ins>
      <w:ins w:id="162" w:author="Diego Barahona" w:date="2016-02-11T17:08:00Z">
        <w:r w:rsidR="00572B18">
          <w:rPr>
            <w:rFonts w:asciiTheme="minorHAnsi" w:eastAsiaTheme="minorEastAsia" w:hAnsiTheme="minorHAnsi" w:cstheme="minorBidi"/>
            <w:sz w:val="24"/>
            <w:szCs w:val="24"/>
          </w:rPr>
          <w:t xml:space="preserve">by </w:t>
        </w:r>
      </w:ins>
      <w:ins w:id="163" w:author="Katherine Lehman" w:date="2016-01-31T20:05:00Z">
        <w:del w:id="164" w:author="Diego Barahona" w:date="2016-02-11T17:08:00Z">
          <w:r w:rsidR="00571D1C" w:rsidRPr="35209F5E" w:rsidDel="00572B18">
            <w:rPr>
              <w:rFonts w:asciiTheme="minorHAnsi" w:eastAsiaTheme="minorEastAsia" w:hAnsiTheme="minorHAnsi" w:cstheme="minorBidi"/>
              <w:sz w:val="24"/>
              <w:szCs w:val="24"/>
              <w:rPrChange w:id="165" w:author="Diego Barahona" w:date="2016-02-01T20:16:00Z">
                <w:rPr>
                  <w:rFonts w:asciiTheme="minorHAnsi" w:hAnsiTheme="minorHAnsi"/>
                  <w:sz w:val="24"/>
                  <w:szCs w:val="24"/>
                </w:rPr>
              </w:rPrChange>
            </w:rPr>
            <w:delText xml:space="preserve">for </w:delText>
          </w:r>
        </w:del>
        <w:r w:rsidR="00571D1C" w:rsidRPr="35209F5E">
          <w:rPr>
            <w:rFonts w:asciiTheme="minorHAnsi" w:eastAsiaTheme="minorEastAsia" w:hAnsiTheme="minorHAnsi" w:cstheme="minorBidi"/>
            <w:sz w:val="24"/>
            <w:szCs w:val="24"/>
            <w:rPrChange w:id="166" w:author="Diego Barahona" w:date="2016-02-01T20:16:00Z">
              <w:rPr>
                <w:rFonts w:asciiTheme="minorHAnsi" w:hAnsiTheme="minorHAnsi"/>
                <w:sz w:val="24"/>
                <w:szCs w:val="24"/>
              </w:rPr>
            </w:rPrChange>
          </w:rPr>
          <w:t xml:space="preserve">all 33 CRB that were released, both lost and found, could correlate with </w:t>
        </w:r>
      </w:ins>
      <w:ins w:id="167" w:author="Diego Barahona" w:date="2016-02-11T17:09:00Z">
        <w:r w:rsidR="00572B18">
          <w:rPr>
            <w:rFonts w:asciiTheme="minorHAnsi" w:eastAsiaTheme="minorEastAsia" w:hAnsiTheme="minorHAnsi" w:cstheme="minorBidi"/>
            <w:sz w:val="24"/>
            <w:szCs w:val="24"/>
          </w:rPr>
          <w:t>%EW</w:t>
        </w:r>
      </w:ins>
      <w:ins w:id="168" w:author="Katherine Lehman" w:date="2016-01-31T20:05:00Z">
        <w:del w:id="169" w:author="Diego Barahona" w:date="2016-02-11T17:09:00Z">
          <w:r w:rsidR="00571D1C" w:rsidRPr="35209F5E" w:rsidDel="00572B18">
            <w:rPr>
              <w:rFonts w:asciiTheme="minorHAnsi" w:eastAsiaTheme="minorEastAsia" w:hAnsiTheme="minorHAnsi" w:cstheme="minorBidi"/>
              <w:sz w:val="24"/>
              <w:szCs w:val="24"/>
              <w:rPrChange w:id="170" w:author="Diego Barahona" w:date="2016-02-01T20:16:00Z">
                <w:rPr>
                  <w:rFonts w:asciiTheme="minorHAnsi" w:hAnsiTheme="minorHAnsi"/>
                  <w:sz w:val="24"/>
                  <w:szCs w:val="24"/>
                </w:rPr>
              </w:rPrChange>
            </w:rPr>
            <w:delText>percent emergence weight</w:delText>
          </w:r>
        </w:del>
        <w:r w:rsidR="00571D1C" w:rsidRPr="35209F5E">
          <w:rPr>
            <w:rFonts w:asciiTheme="minorHAnsi" w:eastAsiaTheme="minorEastAsia" w:hAnsiTheme="minorHAnsi" w:cstheme="minorBidi"/>
            <w:sz w:val="24"/>
            <w:szCs w:val="24"/>
            <w:rPrChange w:id="171" w:author="Diego Barahona" w:date="2016-02-01T20:16:00Z">
              <w:rPr>
                <w:rFonts w:asciiTheme="minorHAnsi" w:hAnsiTheme="minorHAnsi"/>
                <w:sz w:val="24"/>
                <w:szCs w:val="24"/>
              </w:rPr>
            </w:rPrChange>
          </w:rPr>
          <w:t xml:space="preserve"> if the distance of the lost CRB were determined.</w:t>
        </w:r>
      </w:ins>
    </w:p>
    <w:p w14:paraId="6121346A" w14:textId="1D7A2787" w:rsidR="00571D1C" w:rsidRDefault="00A43A4F" w:rsidP="00571D1C">
      <w:pPr>
        <w:spacing w:after="0" w:line="480" w:lineRule="auto"/>
        <w:ind w:firstLine="720"/>
        <w:jc w:val="both"/>
        <w:rPr>
          <w:ins w:id="172" w:author="Katherine Lehman" w:date="2016-01-31T20:12:00Z"/>
          <w:rFonts w:asciiTheme="minorHAnsi" w:hAnsiTheme="minorHAnsi"/>
          <w:sz w:val="24"/>
          <w:szCs w:val="24"/>
        </w:rPr>
      </w:pPr>
      <w:r>
        <w:rPr>
          <w:sz w:val="24"/>
          <w:szCs w:val="24"/>
        </w:rPr>
        <w:t xml:space="preserve">Moreover, </w:t>
      </w:r>
      <w:ins w:id="173" w:author="Diego Barahona" w:date="2016-02-11T17:10:00Z">
        <w:r w:rsidR="00572B18">
          <w:rPr>
            <w:sz w:val="24"/>
            <w:szCs w:val="24"/>
          </w:rPr>
          <w:t>%EW</w:t>
        </w:r>
      </w:ins>
      <w:del w:id="174" w:author="Diego Barahona" w:date="2016-02-11T17:10:00Z">
        <w:r w:rsidDel="00572B18">
          <w:rPr>
            <w:sz w:val="24"/>
            <w:szCs w:val="24"/>
          </w:rPr>
          <w:delText>percent emergence weight</w:delText>
        </w:r>
      </w:del>
      <w:r>
        <w:rPr>
          <w:sz w:val="24"/>
          <w:szCs w:val="24"/>
        </w:rPr>
        <w:t xml:space="preserve"> of released CRB had a strong association with the microhabitats in which tagged CRB were found. Of the 19 retrieved CRB, 11 landed arboreal microhabitats whereas 8 landed in soil-associated microhabitats. The CRB that landed in the arboreal microhabitats had a statistically significantly lower </w:t>
      </w:r>
      <w:del w:id="175" w:author="Diego Barahona" w:date="2016-02-11T17:11:00Z">
        <w:r w:rsidDel="00572B18">
          <w:rPr>
            <w:sz w:val="24"/>
            <w:szCs w:val="24"/>
          </w:rPr>
          <w:delText xml:space="preserve">percent emergence weight </w:delText>
        </w:r>
      </w:del>
      <w:ins w:id="176" w:author="Diego Barahona" w:date="2016-02-11T17:11:00Z">
        <w:r w:rsidR="00572B18">
          <w:rPr>
            <w:sz w:val="24"/>
            <w:szCs w:val="24"/>
          </w:rPr>
          <w:t xml:space="preserve">%EW </w:t>
        </w:r>
      </w:ins>
      <w:r>
        <w:rPr>
          <w:sz w:val="24"/>
          <w:szCs w:val="24"/>
        </w:rPr>
        <w:t xml:space="preserve">than those CRB that landed on soil-associated microhabitats, 74.43% compared to 82.73% respectively. It has been noted that adult CRB spend their time either feeding on the crown of palms or breeding in either soil or compost piles </w:t>
      </w:r>
      <w:r w:rsidRPr="00D2781D">
        <w:rPr>
          <w:sz w:val="24"/>
          <w:szCs w:val="24"/>
        </w:rPr>
        <w:t>(Zelazny 1975</w:t>
      </w:r>
      <w:r>
        <w:rPr>
          <w:sz w:val="24"/>
          <w:szCs w:val="24"/>
        </w:rPr>
        <w:t>)</w:t>
      </w:r>
      <w:r w:rsidRPr="35209F5E">
        <w:rPr>
          <w:rStyle w:val="EndnoteReference"/>
          <w:sz w:val="24"/>
          <w:szCs w:val="24"/>
          <w:rPrChange w:id="177" w:author="Diego Barahona" w:date="2016-02-01T20:16:00Z">
            <w:rPr/>
          </w:rPrChange>
        </w:rPr>
        <w:endnoteReference w:id="1"/>
      </w:r>
      <w:r>
        <w:rPr>
          <w:sz w:val="24"/>
          <w:szCs w:val="24"/>
        </w:rPr>
        <w:t xml:space="preserve">. As CRB alternate between these microhabitats, individuals fluctuate in their </w:t>
      </w:r>
      <w:del w:id="181" w:author="Diego Barahona" w:date="2016-02-11T17:11:00Z">
        <w:r w:rsidDel="00572B18">
          <w:rPr>
            <w:sz w:val="24"/>
            <w:szCs w:val="24"/>
          </w:rPr>
          <w:delText>percent emergence weight</w:delText>
        </w:r>
      </w:del>
      <w:ins w:id="182" w:author="Diego Barahona" w:date="2016-02-11T17:11:00Z">
        <w:r w:rsidR="00572B18">
          <w:rPr>
            <w:sz w:val="24"/>
            <w:szCs w:val="24"/>
          </w:rPr>
          <w:t>%EW</w:t>
        </w:r>
      </w:ins>
      <w:r>
        <w:rPr>
          <w:sz w:val="24"/>
          <w:szCs w:val="24"/>
        </w:rPr>
        <w:t xml:space="preserve"> making it possible to determine the behavioral pattern that CRB will engage in by noting their </w:t>
      </w:r>
      <w:del w:id="183" w:author="Diego Barahona" w:date="2016-02-11T17:11:00Z">
        <w:r w:rsidDel="00572B18">
          <w:rPr>
            <w:sz w:val="24"/>
            <w:szCs w:val="24"/>
          </w:rPr>
          <w:delText xml:space="preserve">percent emergence </w:delText>
        </w:r>
        <w:r w:rsidDel="00572B18">
          <w:rPr>
            <w:sz w:val="24"/>
            <w:szCs w:val="24"/>
          </w:rPr>
          <w:lastRenderedPageBreak/>
          <w:delText xml:space="preserve">weight </w:delText>
        </w:r>
      </w:del>
      <w:ins w:id="184" w:author="Diego Barahona" w:date="2016-02-11T17:11:00Z">
        <w:r w:rsidR="00572B18">
          <w:rPr>
            <w:sz w:val="24"/>
            <w:szCs w:val="24"/>
          </w:rPr>
          <w:t xml:space="preserve">%EW </w:t>
        </w:r>
      </w:ins>
      <w:r w:rsidR="004D107B">
        <w:rPr>
          <w:sz w:val="24"/>
          <w:szCs w:val="24"/>
        </w:rPr>
        <w:fldChar w:fldCharType="begin"/>
      </w:r>
      <w:r w:rsidR="004D107B">
        <w:rPr>
          <w:sz w:val="24"/>
          <w:szCs w:val="24"/>
        </w:rPr>
        <w:instrText xml:space="preserve"> ADDIN EN.CITE &lt;EndNote&gt;&lt;Cite&gt;&lt;Author&gt;Vander Meer&lt;/Author&gt;&lt;Year&gt;1987&lt;/Year&gt;&lt;RecNum&gt;14&lt;/RecNum&gt;&lt;DisplayText&gt;(Vander Meer, 1987)&lt;/DisplayText&gt;&lt;record&gt;&lt;rec-number&gt;14&lt;/rec-number&gt;&lt;foreign-keys&gt;&lt;key app="EN" db-id="20zfaps55x92t0epfawpdwttp2p5arvpa9dt" timestamp="1455224669"&gt;14&lt;/key&gt;&lt;/foreign-keys&gt;&lt;ref-type name="Journal Article"&gt;17&lt;/ref-type&gt;&lt;contributors&gt;&lt;authors&gt;&lt;author&gt;Vander Meer, Robert K.&lt;/author&gt;&lt;/authors&gt;&lt;/contributors&gt;&lt;titles&gt;&lt;title&gt;Per cent emergent weight: A roadmap to adult rhinoceros beetle, Oryctes rhinoceros, behaviour&lt;/title&gt;&lt;secondary-title&gt;Journal of Insect Physiology&lt;/secondary-title&gt;&lt;/titles&gt;&lt;periodical&gt;&lt;full-title&gt;Journal of Insect Physiology&lt;/full-title&gt;&lt;/periodical&gt;&lt;pages&gt;437-441&lt;/pages&gt;&lt;volume&gt;33&lt;/volume&gt;&lt;number&gt;6&lt;/number&gt;&lt;keywords&gt;&lt;keyword&gt;Oryctes rhinoceros&lt;/keyword&gt;&lt;keyword&gt;emergent weight&lt;/keyword&gt;&lt;keyword&gt;flight&lt;/keyword&gt;&lt;keyword&gt;feeding&lt;/keyword&gt;&lt;keyword&gt;behaviour&lt;/keyword&gt;&lt;keyword&gt;death&lt;/keyword&gt;&lt;keyword&gt;physiological age&lt;/keyword&gt;&lt;keyword&gt;temporal age&lt;/keyword&gt;&lt;keyword&gt;Coleoptera&lt;/keyword&gt;&lt;keyword&gt;ecology&lt;/keyword&gt;&lt;keyword&gt;lifecycle&lt;/keyword&gt;&lt;/keywords&gt;&lt;dates&gt;&lt;year&gt;1987&lt;/year&gt;&lt;pub-dates&gt;&lt;date&gt;//&lt;/date&gt;&lt;/pub-dates&gt;&lt;/dates&gt;&lt;isbn&gt;0022-1910&lt;/isbn&gt;&lt;urls&gt;&lt;related-urls&gt;&lt;url&gt;http://www.sciencedirect.com/science/article/pii/0022191087900230&lt;/url&gt;&lt;/related-urls&gt;&lt;/urls&gt;&lt;electronic-resource-num&gt;http://dx.doi.org/10.1016/0022-1910(87)90023-0&lt;/electronic-resource-num&gt;&lt;/record&gt;&lt;/Cite&gt;&lt;/EndNote&gt;</w:instrText>
      </w:r>
      <w:r w:rsidR="004D107B">
        <w:rPr>
          <w:sz w:val="24"/>
          <w:szCs w:val="24"/>
        </w:rPr>
        <w:fldChar w:fldCharType="separate"/>
      </w:r>
      <w:r w:rsidR="004D107B">
        <w:rPr>
          <w:noProof/>
          <w:sz w:val="24"/>
          <w:szCs w:val="24"/>
        </w:rPr>
        <w:t>(</w:t>
      </w:r>
      <w:hyperlink w:anchor="_ENREF_17" w:tooltip="Vander Meer, 1987 #14" w:history="1">
        <w:r w:rsidR="008C662E">
          <w:rPr>
            <w:noProof/>
            <w:sz w:val="24"/>
            <w:szCs w:val="24"/>
          </w:rPr>
          <w:t>Vander Meer, 1987</w:t>
        </w:r>
      </w:hyperlink>
      <w:r w:rsidR="004D107B">
        <w:rPr>
          <w:noProof/>
          <w:sz w:val="24"/>
          <w:szCs w:val="24"/>
        </w:rPr>
        <w:t>)</w:t>
      </w:r>
      <w:r w:rsidR="004D107B">
        <w:rPr>
          <w:sz w:val="24"/>
          <w:szCs w:val="24"/>
        </w:rPr>
        <w:fldChar w:fldCharType="end"/>
      </w:r>
      <w:del w:id="185" w:author="Diego Barahona" w:date="2016-02-11T16:08:00Z">
        <w:r w:rsidDel="004D107B">
          <w:rPr>
            <w:sz w:val="24"/>
            <w:szCs w:val="24"/>
          </w:rPr>
          <w:delText>(</w:delText>
        </w:r>
      </w:del>
      <w:del w:id="186" w:author="Diego Barahona" w:date="2016-02-11T13:04:00Z">
        <w:r w:rsidDel="00D2781D">
          <w:rPr>
            <w:sz w:val="24"/>
            <w:szCs w:val="24"/>
          </w:rPr>
          <w:delText>Source</w:delText>
        </w:r>
      </w:del>
      <w:del w:id="187" w:author="Diego Barahona" w:date="2016-02-11T16:08:00Z">
        <w:r w:rsidDel="004D107B">
          <w:rPr>
            <w:sz w:val="24"/>
            <w:szCs w:val="24"/>
          </w:rPr>
          <w:delText>)</w:delText>
        </w:r>
      </w:del>
      <w:r>
        <w:rPr>
          <w:sz w:val="24"/>
          <w:szCs w:val="24"/>
        </w:rPr>
        <w:t>.</w:t>
      </w:r>
      <w:del w:id="188" w:author="Diego Barahona" w:date="2016-02-11T16:34:00Z">
        <w:r w:rsidDel="00D43B37">
          <w:rPr>
            <w:sz w:val="24"/>
            <w:szCs w:val="24"/>
          </w:rPr>
          <w:delText xml:space="preserve"> </w:delText>
        </w:r>
      </w:del>
      <w:r>
        <w:rPr>
          <w:sz w:val="24"/>
          <w:szCs w:val="24"/>
        </w:rPr>
        <w:t xml:space="preserve"> CRB at a higher percentage of their emergence weight will very likely refrain from further feeding and </w:t>
      </w:r>
      <w:ins w:id="189" w:author="Diego Barahona" w:date="2016-02-13T16:16:00Z">
        <w:r w:rsidR="00154CAF">
          <w:rPr>
            <w:sz w:val="24"/>
            <w:szCs w:val="24"/>
          </w:rPr>
          <w:t xml:space="preserve">will instead </w:t>
        </w:r>
      </w:ins>
      <w:r>
        <w:rPr>
          <w:sz w:val="24"/>
          <w:szCs w:val="24"/>
        </w:rPr>
        <w:t xml:space="preserve">fly in search of breeding sites whereas CRB at a lower percentage of their emergence weight will likely forage in search for food. Therefore, it is not coincidental that the CRB that landed in ground microhabitats, associated with breeding, had statistically significantly higher </w:t>
      </w:r>
      <w:ins w:id="190" w:author="Katherine Lehman" w:date="2016-01-31T20:11:00Z">
        <w:r w:rsidR="00571D1C">
          <w:rPr>
            <w:sz w:val="24"/>
            <w:szCs w:val="24"/>
          </w:rPr>
          <w:t xml:space="preserve">average </w:t>
        </w:r>
      </w:ins>
      <w:del w:id="191" w:author="Diego Barahona" w:date="2016-02-11T17:12:00Z">
        <w:r w:rsidDel="00572B18">
          <w:rPr>
            <w:sz w:val="24"/>
            <w:szCs w:val="24"/>
          </w:rPr>
          <w:delText xml:space="preserve">percentage emergence weights </w:delText>
        </w:r>
      </w:del>
      <w:ins w:id="192" w:author="Diego Barahona" w:date="2016-02-11T17:12:00Z">
        <w:r w:rsidR="00572B18">
          <w:rPr>
            <w:sz w:val="24"/>
            <w:szCs w:val="24"/>
          </w:rPr>
          <w:t xml:space="preserve">%EW </w:t>
        </w:r>
      </w:ins>
      <w:r>
        <w:rPr>
          <w:sz w:val="24"/>
          <w:szCs w:val="24"/>
        </w:rPr>
        <w:t>than those that landed in palm crowns, associated with feeding sites. This characteristic of the CRB life cycle makes this tracking method specific and controllable</w:t>
      </w:r>
      <w:ins w:id="193" w:author="Katherine Lehman" w:date="2016-01-31T20:12:00Z">
        <w:r w:rsidR="00571D1C" w:rsidRPr="35209F5E">
          <w:rPr>
            <w:rFonts w:asciiTheme="minorHAnsi" w:eastAsiaTheme="minorEastAsia" w:hAnsiTheme="minorHAnsi" w:cstheme="minorBidi"/>
            <w:sz w:val="24"/>
            <w:szCs w:val="24"/>
            <w:rPrChange w:id="194" w:author="Diego Barahona" w:date="2016-02-01T20:16:00Z">
              <w:rPr>
                <w:rFonts w:asciiTheme="minorHAnsi" w:hAnsiTheme="minorHAnsi"/>
                <w:sz w:val="24"/>
                <w:szCs w:val="24"/>
              </w:rPr>
            </w:rPrChange>
          </w:rPr>
          <w:t xml:space="preserve"> In order to increase the probability that CRB fly directly to breeding sites, </w:t>
        </w:r>
      </w:ins>
      <w:ins w:id="195" w:author="Diego Barahona" w:date="2016-02-11T17:14:00Z">
        <w:r w:rsidR="00572B18">
          <w:rPr>
            <w:rFonts w:asciiTheme="minorHAnsi" w:eastAsiaTheme="minorEastAsia" w:hAnsiTheme="minorHAnsi" w:cstheme="minorBidi"/>
            <w:sz w:val="24"/>
            <w:szCs w:val="24"/>
          </w:rPr>
          <w:t xml:space="preserve">only </w:t>
        </w:r>
      </w:ins>
      <w:ins w:id="196" w:author="Katherine Lehman" w:date="2016-01-31T20:12:00Z">
        <w:del w:id="197" w:author="Diego Barahona" w:date="2016-02-11T17:14:00Z">
          <w:r w:rsidR="00571D1C" w:rsidRPr="35209F5E" w:rsidDel="00572B18">
            <w:rPr>
              <w:rFonts w:asciiTheme="minorHAnsi" w:eastAsiaTheme="minorEastAsia" w:hAnsiTheme="minorHAnsi" w:cstheme="minorBidi"/>
              <w:sz w:val="24"/>
              <w:szCs w:val="24"/>
              <w:rPrChange w:id="198" w:author="Diego Barahona" w:date="2016-02-01T20:16:00Z">
                <w:rPr>
                  <w:rFonts w:asciiTheme="minorHAnsi" w:hAnsiTheme="minorHAnsi"/>
                  <w:sz w:val="24"/>
                  <w:szCs w:val="24"/>
                </w:rPr>
              </w:rPrChange>
            </w:rPr>
            <w:delText xml:space="preserve">the </w:delText>
          </w:r>
        </w:del>
        <w:r w:rsidR="00571D1C" w:rsidRPr="35209F5E">
          <w:rPr>
            <w:rFonts w:asciiTheme="minorHAnsi" w:eastAsiaTheme="minorEastAsia" w:hAnsiTheme="minorHAnsi" w:cstheme="minorBidi"/>
            <w:sz w:val="24"/>
            <w:szCs w:val="24"/>
            <w:rPrChange w:id="199" w:author="Diego Barahona" w:date="2016-02-01T20:16:00Z">
              <w:rPr>
                <w:rFonts w:asciiTheme="minorHAnsi" w:hAnsiTheme="minorHAnsi"/>
                <w:sz w:val="24"/>
                <w:szCs w:val="24"/>
              </w:rPr>
            </w:rPrChange>
          </w:rPr>
          <w:t xml:space="preserve">individuals </w:t>
        </w:r>
      </w:ins>
      <w:ins w:id="200" w:author="Diego Barahona" w:date="2016-02-11T17:14:00Z">
        <w:r w:rsidR="00572B18">
          <w:rPr>
            <w:rFonts w:asciiTheme="minorHAnsi" w:eastAsiaTheme="minorEastAsia" w:hAnsiTheme="minorHAnsi" w:cstheme="minorBidi"/>
            <w:sz w:val="24"/>
            <w:szCs w:val="24"/>
          </w:rPr>
          <w:t xml:space="preserve">with a high %EW </w:t>
        </w:r>
      </w:ins>
      <w:ins w:id="201" w:author="Katherine Lehman" w:date="2016-01-31T20:12:00Z">
        <w:r w:rsidR="00571D1C" w:rsidRPr="35209F5E">
          <w:rPr>
            <w:rFonts w:asciiTheme="minorHAnsi" w:eastAsiaTheme="minorEastAsia" w:hAnsiTheme="minorHAnsi" w:cstheme="minorBidi"/>
            <w:sz w:val="24"/>
            <w:szCs w:val="24"/>
            <w:rPrChange w:id="202" w:author="Diego Barahona" w:date="2016-02-01T20:16:00Z">
              <w:rPr>
                <w:rFonts w:asciiTheme="minorHAnsi" w:hAnsiTheme="minorHAnsi"/>
                <w:sz w:val="24"/>
                <w:szCs w:val="24"/>
              </w:rPr>
            </w:rPrChange>
          </w:rPr>
          <w:t xml:space="preserve">must be </w:t>
        </w:r>
        <w:del w:id="203" w:author="Diego Barahona" w:date="2016-02-11T17:14:00Z">
          <w:r w:rsidR="00571D1C" w:rsidRPr="35209F5E" w:rsidDel="00572B18">
            <w:rPr>
              <w:rFonts w:asciiTheme="minorHAnsi" w:eastAsiaTheme="minorEastAsia" w:hAnsiTheme="minorHAnsi" w:cstheme="minorBidi"/>
              <w:sz w:val="24"/>
              <w:szCs w:val="24"/>
              <w:rPrChange w:id="204" w:author="Diego Barahona" w:date="2016-02-01T20:16:00Z">
                <w:rPr>
                  <w:rFonts w:asciiTheme="minorHAnsi" w:hAnsiTheme="minorHAnsi"/>
                  <w:sz w:val="24"/>
                  <w:szCs w:val="24"/>
                </w:rPr>
              </w:rPrChange>
            </w:rPr>
            <w:delText>fed to above 80 percent of their emergence weight</w:delText>
          </w:r>
        </w:del>
      </w:ins>
      <w:ins w:id="205" w:author="Diego Barahona" w:date="2016-02-11T17:14:00Z">
        <w:r w:rsidR="00572B18">
          <w:rPr>
            <w:rFonts w:asciiTheme="minorHAnsi" w:eastAsiaTheme="minorEastAsia" w:hAnsiTheme="minorHAnsi" w:cstheme="minorBidi"/>
            <w:sz w:val="24"/>
            <w:szCs w:val="24"/>
          </w:rPr>
          <w:t>selected</w:t>
        </w:r>
      </w:ins>
      <w:ins w:id="206" w:author="Diego Barahona" w:date="2016-02-13T16:22:00Z">
        <w:r w:rsidR="00154CAF">
          <w:rPr>
            <w:rFonts w:asciiTheme="minorHAnsi" w:eastAsiaTheme="minorEastAsia" w:hAnsiTheme="minorHAnsi" w:cstheme="minorBidi"/>
            <w:sz w:val="24"/>
            <w:szCs w:val="24"/>
          </w:rPr>
          <w:t xml:space="preserve"> for tracking</w:t>
        </w:r>
      </w:ins>
      <w:ins w:id="207" w:author="Katherine Lehman" w:date="2016-01-31T20:12:00Z">
        <w:r w:rsidR="00571D1C" w:rsidRPr="35209F5E">
          <w:rPr>
            <w:rFonts w:asciiTheme="minorHAnsi" w:eastAsiaTheme="minorEastAsia" w:hAnsiTheme="minorHAnsi" w:cstheme="minorBidi"/>
            <w:sz w:val="24"/>
            <w:szCs w:val="24"/>
            <w:rPrChange w:id="208" w:author="Diego Barahona" w:date="2016-02-01T20:16:00Z">
              <w:rPr>
                <w:rFonts w:asciiTheme="minorHAnsi" w:hAnsiTheme="minorHAnsi"/>
                <w:sz w:val="24"/>
                <w:szCs w:val="24"/>
              </w:rPr>
            </w:rPrChange>
          </w:rPr>
          <w:t xml:space="preserve">. In doing so, monitoring and eradication teams can improve the likelihood that the released CRB will not lead them to feeding sites rather than breeding site, which will increase the effectiveness of </w:t>
        </w:r>
      </w:ins>
      <w:ins w:id="209" w:author="Diego Barahona" w:date="2016-02-11T17:13:00Z">
        <w:r w:rsidR="00572B18">
          <w:rPr>
            <w:rFonts w:asciiTheme="minorHAnsi" w:eastAsiaTheme="minorEastAsia" w:hAnsiTheme="minorHAnsi" w:cstheme="minorBidi"/>
            <w:sz w:val="24"/>
            <w:szCs w:val="24"/>
          </w:rPr>
          <w:t xml:space="preserve">this </w:t>
        </w:r>
      </w:ins>
      <w:ins w:id="210" w:author="Katherine Lehman" w:date="2016-01-31T20:12:00Z">
        <w:del w:id="211" w:author="Diego Barahona" w:date="2016-02-11T17:13:00Z">
          <w:r w:rsidR="00571D1C" w:rsidRPr="35209F5E" w:rsidDel="00572B18">
            <w:rPr>
              <w:rFonts w:asciiTheme="minorHAnsi" w:eastAsiaTheme="minorEastAsia" w:hAnsiTheme="minorHAnsi" w:cstheme="minorBidi"/>
              <w:sz w:val="24"/>
              <w:szCs w:val="24"/>
              <w:rPrChange w:id="212" w:author="Diego Barahona" w:date="2016-02-01T20:16:00Z">
                <w:rPr>
                  <w:rFonts w:asciiTheme="minorHAnsi" w:hAnsiTheme="minorHAnsi"/>
                  <w:sz w:val="24"/>
                  <w:szCs w:val="24"/>
                </w:rPr>
              </w:rPrChange>
            </w:rPr>
            <w:delText xml:space="preserve">CRB control </w:delText>
          </w:r>
        </w:del>
        <w:r w:rsidR="00571D1C" w:rsidRPr="35209F5E">
          <w:rPr>
            <w:rFonts w:asciiTheme="minorHAnsi" w:eastAsiaTheme="minorEastAsia" w:hAnsiTheme="minorHAnsi" w:cstheme="minorBidi"/>
            <w:sz w:val="24"/>
            <w:szCs w:val="24"/>
            <w:rPrChange w:id="213" w:author="Diego Barahona" w:date="2016-02-01T20:16:00Z">
              <w:rPr>
                <w:rFonts w:asciiTheme="minorHAnsi" w:hAnsiTheme="minorHAnsi"/>
                <w:sz w:val="24"/>
                <w:szCs w:val="24"/>
              </w:rPr>
            </w:rPrChange>
          </w:rPr>
          <w:t>method</w:t>
        </w:r>
        <w:del w:id="214" w:author="Diego Barahona" w:date="2016-02-11T17:15:00Z">
          <w:r w:rsidR="00571D1C" w:rsidRPr="35209F5E" w:rsidDel="00572B18">
            <w:rPr>
              <w:rFonts w:asciiTheme="minorHAnsi" w:eastAsiaTheme="minorEastAsia" w:hAnsiTheme="minorHAnsi" w:cstheme="minorBidi"/>
              <w:sz w:val="24"/>
              <w:szCs w:val="24"/>
              <w:rPrChange w:id="215" w:author="Diego Barahona" w:date="2016-02-01T20:16:00Z">
                <w:rPr>
                  <w:rFonts w:asciiTheme="minorHAnsi" w:hAnsiTheme="minorHAnsi"/>
                  <w:sz w:val="24"/>
                  <w:szCs w:val="24"/>
                </w:rPr>
              </w:rPrChange>
            </w:rPr>
            <w:delText>s</w:delText>
          </w:r>
        </w:del>
        <w:r w:rsidR="00571D1C" w:rsidRPr="35209F5E">
          <w:rPr>
            <w:rFonts w:asciiTheme="minorHAnsi" w:eastAsiaTheme="minorEastAsia" w:hAnsiTheme="minorHAnsi" w:cstheme="minorBidi"/>
            <w:sz w:val="24"/>
            <w:szCs w:val="24"/>
            <w:rPrChange w:id="216" w:author="Diego Barahona" w:date="2016-02-01T20:16:00Z">
              <w:rPr>
                <w:rFonts w:asciiTheme="minorHAnsi" w:hAnsiTheme="minorHAnsi"/>
                <w:sz w:val="24"/>
                <w:szCs w:val="24"/>
              </w:rPr>
            </w:rPrChange>
          </w:rPr>
          <w:t xml:space="preserve">. </w:t>
        </w:r>
      </w:ins>
      <w:ins w:id="217" w:author="Diego Barahona" w:date="2016-02-13T16:17:00Z">
        <w:r w:rsidR="008C662E">
          <w:rPr>
            <w:rFonts w:asciiTheme="minorHAnsi" w:eastAsiaTheme="minorEastAsia" w:hAnsiTheme="minorHAnsi" w:cstheme="minorBidi"/>
            <w:sz w:val="24"/>
            <w:szCs w:val="24"/>
          </w:rPr>
          <w:t>I</w:t>
        </w:r>
      </w:ins>
      <w:ins w:id="218" w:author="Diego Barahona" w:date="2016-02-13T16:46:00Z">
        <w:r w:rsidR="008C662E">
          <w:rPr>
            <w:rFonts w:asciiTheme="minorHAnsi" w:eastAsiaTheme="minorEastAsia" w:hAnsiTheme="minorHAnsi" w:cstheme="minorBidi"/>
            <w:sz w:val="24"/>
            <w:szCs w:val="24"/>
          </w:rPr>
          <w:t xml:space="preserve">t is important to note, however, that recent studies have reported </w:t>
        </w:r>
      </w:ins>
      <w:ins w:id="219" w:author="Diego Barahona" w:date="2016-02-13T16:47:00Z">
        <w:r w:rsidR="008C662E">
          <w:rPr>
            <w:rFonts w:asciiTheme="minorHAnsi" w:eastAsiaTheme="minorEastAsia" w:hAnsiTheme="minorHAnsi" w:cstheme="minorBidi"/>
            <w:sz w:val="24"/>
            <w:szCs w:val="24"/>
          </w:rPr>
          <w:t xml:space="preserve">the development of CRB in arboreal breeding sites </w:t>
        </w:r>
      </w:ins>
      <w:ins w:id="220" w:author="Diego Barahona" w:date="2016-02-13T16:48:00Z">
        <w:r w:rsidR="008C662E">
          <w:rPr>
            <w:rFonts w:asciiTheme="minorHAnsi" w:eastAsiaTheme="minorEastAsia" w:hAnsiTheme="minorHAnsi" w:cstheme="minorBidi"/>
            <w:sz w:val="24"/>
            <w:szCs w:val="24"/>
          </w:rPr>
          <w:t>in Guam</w:t>
        </w:r>
      </w:ins>
      <w:ins w:id="221" w:author="Diego Barahona" w:date="2016-02-13T16:50:00Z">
        <w:r w:rsidR="008C662E">
          <w:rPr>
            <w:rFonts w:asciiTheme="minorHAnsi" w:eastAsiaTheme="minorEastAsia" w:hAnsiTheme="minorHAnsi" w:cstheme="minorBidi"/>
            <w:sz w:val="24"/>
            <w:szCs w:val="24"/>
          </w:rPr>
          <w:t xml:space="preserve">, </w:t>
        </w:r>
      </w:ins>
      <w:ins w:id="222" w:author="Diego Barahona" w:date="2016-02-13T16:49:00Z">
        <w:r w:rsidR="008C662E">
          <w:rPr>
            <w:rFonts w:asciiTheme="minorHAnsi" w:eastAsiaTheme="minorEastAsia" w:hAnsiTheme="minorHAnsi" w:cstheme="minorBidi"/>
            <w:sz w:val="24"/>
            <w:szCs w:val="24"/>
          </w:rPr>
          <w:t xml:space="preserve">making the distinction between arboreal and soil-associated microhabitats </w:t>
        </w:r>
      </w:ins>
      <w:ins w:id="223" w:author="Diego Barahona" w:date="2016-02-13T16:50:00Z">
        <w:r w:rsidR="008C662E">
          <w:rPr>
            <w:rFonts w:asciiTheme="minorHAnsi" w:eastAsiaTheme="minorEastAsia" w:hAnsiTheme="minorHAnsi" w:cstheme="minorBidi"/>
            <w:sz w:val="24"/>
            <w:szCs w:val="24"/>
          </w:rPr>
          <w:t xml:space="preserve">less </w:t>
        </w:r>
      </w:ins>
      <w:ins w:id="224" w:author="Diego Barahona" w:date="2016-02-13T16:51:00Z">
        <w:r w:rsidR="008C662E">
          <w:rPr>
            <w:rFonts w:asciiTheme="minorHAnsi" w:eastAsiaTheme="minorEastAsia" w:hAnsiTheme="minorHAnsi" w:cstheme="minorBidi"/>
            <w:sz w:val="24"/>
            <w:szCs w:val="24"/>
          </w:rPr>
          <w:t>useful in this specific location</w:t>
        </w:r>
      </w:ins>
      <w:ins w:id="225" w:author="Diego Barahona" w:date="2016-02-13T16:48:00Z">
        <w:r w:rsidR="008C662E">
          <w:rPr>
            <w:rFonts w:asciiTheme="minorHAnsi" w:eastAsiaTheme="minorEastAsia" w:hAnsiTheme="minorHAnsi" w:cstheme="minorBidi"/>
            <w:sz w:val="24"/>
            <w:szCs w:val="24"/>
          </w:rPr>
          <w:t xml:space="preserve"> </w:t>
        </w:r>
      </w:ins>
      <w:bookmarkStart w:id="226" w:name="_GoBack"/>
      <w:bookmarkEnd w:id="226"/>
      <w:r w:rsidR="008C662E">
        <w:rPr>
          <w:rFonts w:asciiTheme="minorHAnsi" w:eastAsiaTheme="minorEastAsia" w:hAnsiTheme="minorHAnsi" w:cstheme="minorBidi"/>
          <w:sz w:val="24"/>
          <w:szCs w:val="24"/>
        </w:rPr>
        <w:fldChar w:fldCharType="begin"/>
      </w:r>
      <w:r w:rsidR="008C662E">
        <w:rPr>
          <w:rFonts w:asciiTheme="minorHAnsi" w:eastAsiaTheme="minorEastAsia" w:hAnsiTheme="minorHAnsi" w:cstheme="minorBidi"/>
          <w:sz w:val="24"/>
          <w:szCs w:val="24"/>
        </w:rPr>
        <w:instrText xml:space="preserve"> ADDIN EN.CITE &lt;EndNote&gt;&lt;Cite&gt;&lt;Author&gt;Moore&lt;/Author&gt;&lt;Year&gt;2015&lt;/Year&gt;&lt;RecNum&gt;17&lt;/RecNum&gt;&lt;DisplayText&gt;(Moore et al., 2015)&lt;/DisplayText&gt;&lt;record&gt;&lt;rec-number&gt;17&lt;/rec-number&gt;&lt;foreign-keys&gt;&lt;key app="EN" db-id="20zfaps55x92t0epfawpdwttp2p5arvpa9dt" timestamp="1455400041"&gt;17&lt;/key&gt;&lt;/foreign-keys&gt;&lt;ref-type name="Journal Article"&gt;17&lt;/ref-type&gt;&lt;contributors&gt;&lt;authors&gt;&lt;author&gt;Moore, Aubrey&lt;/author&gt;&lt;author&gt;Jackson, Trevor&lt;/author&gt;&lt;author&gt;Roland, Quitugua&lt;/author&gt;&lt;author&gt;Bassler, Paul&lt;/author&gt;&lt;author&gt;Campbell, Russell&lt;/author&gt;&lt;/authors&gt;&lt;/contributors&gt;&lt;titles&gt;&lt;title&gt;Coconut Rhinoceros Beetles (Coleoptera: Scarabaeidae) Develop in Arboreal Breeding Sites in Guam&lt;/title&gt;&lt;secondary-title&gt;Florida Entomologist&lt;/secondary-title&gt;&lt;/titles&gt;&lt;periodical&gt;&lt;full-title&gt;Florida Entomologist&lt;/full-title&gt;&lt;/periodical&gt;&lt;pages&gt;1012-1014&lt;/pages&gt;&lt;volume&gt;98&lt;/volume&gt;&lt;number&gt;3&lt;/number&gt;&lt;dates&gt;&lt;year&gt;2015&lt;/year&gt;&lt;pub-dates&gt;&lt;date&gt;2015/09/01&lt;/date&gt;&lt;/pub-dates&gt;&lt;/dates&gt;&lt;publisher&gt;Florida Entomological Society&lt;/publisher&gt;&lt;isbn&gt;0015-4040&lt;/isbn&gt;&lt;urls&gt;&lt;related-urls&gt;&lt;url&gt;http://dx.doi.org/10.1653/024.098.0341&lt;/url&gt;&lt;/related-urls&gt;&lt;/urls&gt;&lt;electronic-resource-num&gt;10.1653/024.098.0341&lt;/electronic-resource-num&gt;&lt;access-date&gt;2016/02/13&lt;/access-date&gt;&lt;/record&gt;&lt;/Cite&gt;&lt;/EndNote&gt;</w:instrText>
      </w:r>
      <w:r w:rsidR="008C662E">
        <w:rPr>
          <w:rFonts w:asciiTheme="minorHAnsi" w:eastAsiaTheme="minorEastAsia" w:hAnsiTheme="minorHAnsi" w:cstheme="minorBidi"/>
          <w:sz w:val="24"/>
          <w:szCs w:val="24"/>
        </w:rPr>
        <w:fldChar w:fldCharType="separate"/>
      </w:r>
      <w:r w:rsidR="008C662E">
        <w:rPr>
          <w:rFonts w:asciiTheme="minorHAnsi" w:eastAsiaTheme="minorEastAsia" w:hAnsiTheme="minorHAnsi" w:cstheme="minorBidi"/>
          <w:noProof/>
          <w:sz w:val="24"/>
          <w:szCs w:val="24"/>
        </w:rPr>
        <w:t>(</w:t>
      </w:r>
      <w:hyperlink w:anchor="_ENREF_14" w:tooltip="Moore, 2015 #17" w:history="1">
        <w:r w:rsidR="008C662E">
          <w:rPr>
            <w:rFonts w:asciiTheme="minorHAnsi" w:eastAsiaTheme="minorEastAsia" w:hAnsiTheme="minorHAnsi" w:cstheme="minorBidi"/>
            <w:noProof/>
            <w:sz w:val="24"/>
            <w:szCs w:val="24"/>
          </w:rPr>
          <w:t>Moore et al., 2015</w:t>
        </w:r>
      </w:hyperlink>
      <w:r w:rsidR="008C662E">
        <w:rPr>
          <w:rFonts w:asciiTheme="minorHAnsi" w:eastAsiaTheme="minorEastAsia" w:hAnsiTheme="minorHAnsi" w:cstheme="minorBidi"/>
          <w:noProof/>
          <w:sz w:val="24"/>
          <w:szCs w:val="24"/>
        </w:rPr>
        <w:t>)</w:t>
      </w:r>
      <w:r w:rsidR="008C662E">
        <w:rPr>
          <w:rFonts w:asciiTheme="minorHAnsi" w:eastAsiaTheme="minorEastAsia" w:hAnsiTheme="minorHAnsi" w:cstheme="minorBidi"/>
          <w:sz w:val="24"/>
          <w:szCs w:val="24"/>
        </w:rPr>
        <w:fldChar w:fldCharType="end"/>
      </w:r>
      <w:ins w:id="227" w:author="Diego Barahona" w:date="2016-02-13T16:48:00Z">
        <w:r w:rsidR="008C662E">
          <w:rPr>
            <w:rFonts w:asciiTheme="minorHAnsi" w:eastAsiaTheme="minorEastAsia" w:hAnsiTheme="minorHAnsi" w:cstheme="minorBidi"/>
            <w:sz w:val="24"/>
            <w:szCs w:val="24"/>
          </w:rPr>
          <w:t xml:space="preserve">. </w:t>
        </w:r>
      </w:ins>
      <w:ins w:id="228" w:author="Katherine Lehman" w:date="2016-01-31T20:12:00Z">
        <w:del w:id="229" w:author="Diego Barahona" w:date="2016-02-11T13:04:00Z">
          <w:r w:rsidR="00571D1C" w:rsidRPr="35209F5E" w:rsidDel="00D2781D">
            <w:rPr>
              <w:rFonts w:asciiTheme="minorHAnsi" w:eastAsiaTheme="minorEastAsia" w:hAnsiTheme="minorHAnsi" w:cstheme="minorBidi"/>
              <w:sz w:val="24"/>
              <w:szCs w:val="24"/>
              <w:rPrChange w:id="230" w:author="Diego Barahona" w:date="2016-02-01T20:16:00Z">
                <w:rPr>
                  <w:rFonts w:asciiTheme="minorHAnsi" w:hAnsiTheme="minorHAnsi"/>
                  <w:sz w:val="24"/>
                  <w:szCs w:val="24"/>
                </w:rPr>
              </w:rPrChange>
            </w:rPr>
            <w:delText xml:space="preserve">We speculate that heavier CRB landed on lower microhabitats due to the comparative inability to reach higher altitudes than the ones reached by lighter CRB. However, all of the released CRB flew several meters vertically into the air before displacing horizontally. If heavier CRB could not reach altitudes as high as  lighter CRB, then takeoff would have been notably different between these two groups. Since hindered vertical displacement was not observed during CRB takeoff, it is reasonable to conclude that the difference in landing microhabitats was most likely due to the percent emergence weight of released CRB. </w:delText>
          </w:r>
        </w:del>
      </w:ins>
    </w:p>
    <w:p w14:paraId="51E4A1D8" w14:textId="07A4E0D4" w:rsidR="00571D1C" w:rsidDel="00D2781D" w:rsidRDefault="00571D1C" w:rsidP="00571D1C">
      <w:pPr>
        <w:spacing w:after="0" w:line="480" w:lineRule="auto"/>
        <w:ind w:firstLine="720"/>
        <w:jc w:val="both"/>
        <w:rPr>
          <w:ins w:id="231" w:author="Katherine Lehman" w:date="2016-01-31T20:12:00Z"/>
          <w:moveFrom w:id="232" w:author="Diego Barahona" w:date="2016-02-11T13:07:00Z"/>
          <w:rFonts w:asciiTheme="minorHAnsi" w:hAnsiTheme="minorHAnsi"/>
          <w:sz w:val="24"/>
          <w:szCs w:val="24"/>
        </w:rPr>
      </w:pPr>
      <w:moveFromRangeStart w:id="233" w:author="Diego Barahona" w:date="2016-02-11T13:07:00Z" w:name="move442959371"/>
      <w:moveFrom w:id="234" w:author="Diego Barahona" w:date="2016-02-11T13:07:00Z">
        <w:ins w:id="235" w:author="Katherine Lehman" w:date="2016-01-31T20:12:00Z">
          <w:r w:rsidRPr="35209F5E" w:rsidDel="00D2781D">
            <w:rPr>
              <w:rFonts w:asciiTheme="minorHAnsi" w:eastAsiaTheme="minorEastAsia" w:hAnsiTheme="minorHAnsi" w:cstheme="minorBidi"/>
              <w:sz w:val="24"/>
              <w:szCs w:val="24"/>
              <w:rPrChange w:id="236" w:author="Diego Barahona" w:date="2016-02-01T20:16:00Z">
                <w:rPr>
                  <w:rFonts w:asciiTheme="minorHAnsi" w:hAnsiTheme="minorHAnsi"/>
                  <w:sz w:val="24"/>
                  <w:szCs w:val="24"/>
                </w:rPr>
              </w:rPrChange>
            </w:rPr>
            <w:lastRenderedPageBreak/>
            <w:t xml:space="preserve">In assessing the final landing locations of beetles that were tracked successfully, it is important to note the varied and cryptic nature of these sites. For example, the breeding site found in the top of a breadfruit tree was well hidden within the branches and approximately twenty feet above the forest floor. This example demonstrates a site that would be nearly impossible to find with current methods. Breeding sites discovered in other unusual locations such as beneath barrel traps or buried in the soil also demonstrate how this tracking with conspecifics provides an advantage in such situations that cannot be rivaled by present tracking techniques. </w:t>
          </w:r>
        </w:ins>
      </w:moveFrom>
    </w:p>
    <w:moveFromRangeEnd w:id="233"/>
    <w:p w14:paraId="17562E0A" w14:textId="772264F4" w:rsidR="00571D1C" w:rsidDel="00D2781D" w:rsidRDefault="00571D1C">
      <w:pPr>
        <w:spacing w:after="0" w:line="480" w:lineRule="auto"/>
        <w:rPr>
          <w:ins w:id="237" w:author="Katherine Lehman" w:date="2016-01-31T20:12:00Z"/>
          <w:del w:id="238" w:author="Diego Barahona" w:date="2016-02-11T13:05:00Z"/>
          <w:rFonts w:asciiTheme="minorHAnsi" w:hAnsiTheme="minorHAnsi"/>
          <w:sz w:val="24"/>
          <w:szCs w:val="24"/>
        </w:rPr>
        <w:pPrChange w:id="239" w:author="Katherine Lehman" w:date="2016-01-31T20:12:00Z">
          <w:pPr>
            <w:spacing w:after="0" w:line="480" w:lineRule="auto"/>
            <w:ind w:firstLine="720"/>
            <w:jc w:val="both"/>
          </w:pPr>
        </w:pPrChange>
      </w:pPr>
      <w:ins w:id="240" w:author="Katherine Lehman" w:date="2016-01-31T20:12:00Z">
        <w:del w:id="241" w:author="Diego Barahona" w:date="2016-02-11T13:05:00Z">
          <w:r w:rsidRPr="35209F5E" w:rsidDel="00D2781D">
            <w:rPr>
              <w:rFonts w:asciiTheme="minorHAnsi" w:eastAsiaTheme="minorEastAsia" w:hAnsiTheme="minorHAnsi" w:cstheme="minorBidi"/>
              <w:sz w:val="24"/>
              <w:szCs w:val="24"/>
              <w:rPrChange w:id="242" w:author="Diego Barahona" w:date="2016-02-01T20:16:00Z">
                <w:rPr>
                  <w:rFonts w:asciiTheme="minorHAnsi" w:hAnsiTheme="minorHAnsi"/>
                  <w:sz w:val="24"/>
                  <w:szCs w:val="24"/>
                </w:rPr>
              </w:rPrChange>
            </w:rPr>
            <w:delText>METHODOLOGY</w:delText>
          </w:r>
        </w:del>
      </w:ins>
    </w:p>
    <w:p w14:paraId="507E194B" w14:textId="7CD70D2B" w:rsidR="009A6144" w:rsidDel="00571D1C" w:rsidRDefault="00A43A4F">
      <w:pPr>
        <w:spacing w:after="0" w:line="480" w:lineRule="auto"/>
        <w:ind w:firstLine="720"/>
        <w:jc w:val="both"/>
        <w:rPr>
          <w:del w:id="243" w:author="Katherine Lehman" w:date="2016-01-31T20:12:00Z"/>
          <w:sz w:val="24"/>
          <w:szCs w:val="24"/>
        </w:rPr>
      </w:pPr>
      <w:del w:id="244" w:author="Katherine Lehman" w:date="2016-01-31T20:12:00Z">
        <w:r w:rsidDel="00571D1C">
          <w:rPr>
            <w:sz w:val="24"/>
            <w:szCs w:val="24"/>
          </w:rPr>
          <w:delText xml:space="preserve">. In order to have CRB fly directly to breeding sites, the individuals must be fed to above 80 percent of their emergence weight. In doing so, monitoring and eradication teams can ensure that the released CRB will not lead them to feeding sites rather than breeding sites and will increase the effectiveness of CRB control methods. It is reasonable to hypothesize that heavier CRB landed on lower microhabitats due to the comparative inability to reach higher altitudes than the ones reached by lighter CRB. However, all of the released CRB flew several meters vertically into the air before displacing horizontally. If heavier CRB experienced a hindered vertical displacement in comparison to lighter CRB, then takeoff would have notably different between these two groups. Since hindered vertical displacement was not observed during CRB takeoff, it is reasonable to conclude that the difference in landing microhabitats was most likely due to the percent emergence weight of released CRB. </w:delText>
        </w:r>
      </w:del>
    </w:p>
    <w:p w14:paraId="109D21F9" w14:textId="26359A81" w:rsidR="009A6144" w:rsidRDefault="00A43A4F" w:rsidP="00D519C4">
      <w:pPr>
        <w:spacing w:after="0" w:line="480" w:lineRule="auto"/>
        <w:ind w:firstLine="720"/>
        <w:jc w:val="both"/>
        <w:rPr>
          <w:sz w:val="24"/>
          <w:szCs w:val="24"/>
        </w:rPr>
      </w:pPr>
      <w:r>
        <w:rPr>
          <w:sz w:val="24"/>
          <w:szCs w:val="24"/>
        </w:rPr>
        <w:t xml:space="preserve">The use of radio telemetry to monitor flying species </w:t>
      </w:r>
      <w:ins w:id="245" w:author="Diego Barahona" w:date="2016-02-11T17:15:00Z">
        <w:r w:rsidR="00572B18">
          <w:rPr>
            <w:sz w:val="24"/>
            <w:szCs w:val="24"/>
          </w:rPr>
          <w:t xml:space="preserve">has </w:t>
        </w:r>
      </w:ins>
      <w:del w:id="246" w:author="Diego Barahona" w:date="2016-02-11T17:15:00Z">
        <w:r w:rsidDel="00572B18">
          <w:rPr>
            <w:sz w:val="24"/>
            <w:szCs w:val="24"/>
          </w:rPr>
          <w:delText xml:space="preserve">is </w:delText>
        </w:r>
      </w:del>
      <w:r>
        <w:rPr>
          <w:sz w:val="24"/>
          <w:szCs w:val="24"/>
        </w:rPr>
        <w:t xml:space="preserve">generally </w:t>
      </w:r>
      <w:ins w:id="247" w:author="Diego Barahona" w:date="2016-02-11T17:16:00Z">
        <w:r w:rsidR="00572B18">
          <w:rPr>
            <w:sz w:val="24"/>
            <w:szCs w:val="24"/>
          </w:rPr>
          <w:t xml:space="preserve">been </w:t>
        </w:r>
      </w:ins>
      <w:r>
        <w:rPr>
          <w:sz w:val="24"/>
          <w:szCs w:val="24"/>
        </w:rPr>
        <w:t xml:space="preserve">constrained by the weight of radio transmitters </w:t>
      </w:r>
      <w:r w:rsidR="00572B18">
        <w:rPr>
          <w:sz w:val="24"/>
          <w:szCs w:val="24"/>
        </w:rPr>
        <w:fldChar w:fldCharType="begin"/>
      </w:r>
      <w:r w:rsidR="00572B18">
        <w:rPr>
          <w:sz w:val="24"/>
          <w:szCs w:val="24"/>
        </w:rPr>
        <w:instrText xml:space="preserve"> ADDIN EN.CITE &lt;EndNote&gt;&lt;Cite&gt;&lt;Author&gt;Daniel Kissling&lt;/Author&gt;&lt;Year&gt;2014&lt;/Year&gt;&lt;RecNum&gt;15&lt;/RecNum&gt;&lt;DisplayText&gt;(Daniel Kissling et al., 2014)&lt;/DisplayText&gt;&lt;record&gt;&lt;rec-number&gt;15&lt;/rec-number&gt;&lt;foreign-keys&gt;&lt;key app="EN" db-id="20zfaps55x92t0epfawpdwttp2p5arvpa9dt" timestamp="1455225388"&gt;15&lt;/key&gt;&lt;/foreign-keys&gt;&lt;ref-type name="Journal Article"&gt;17&lt;/ref-type&gt;&lt;contributors&gt;&lt;authors&gt;&lt;author&gt;Daniel Kissling, W.&lt;/author&gt;&lt;author&gt;Pattemore, David E.&lt;/author&gt;&lt;author&gt;Hagen, Melanie&lt;/author&gt;&lt;/authors&gt;&lt;/contributors&gt;&lt;titles&gt;&lt;title&gt;Challenges and prospects in the telemetry of insects&lt;/title&gt;&lt;secondary-title&gt;Biological Reviews&lt;/secondary-title&gt;&lt;/titles&gt;&lt;periodical&gt;&lt;full-title&gt;Biological Reviews&lt;/full-title&gt;&lt;/periodical&gt;&lt;pages&gt;511-530&lt;/pages&gt;&lt;volume&gt;89&lt;/volume&gt;&lt;number&gt;3&lt;/number&gt;&lt;keywords&gt;&lt;keyword&gt;automated telemetry&lt;/keyword&gt;&lt;keyword&gt;body size&lt;/keyword&gt;&lt;keyword&gt;dispersal&lt;/keyword&gt;&lt;keyword&gt;invertebrates&lt;/keyword&gt;&lt;keyword&gt;landscape ecology&lt;/keyword&gt;&lt;keyword&gt;radio tag&lt;/keyword&gt;&lt;keyword&gt;radio tracking&lt;/keyword&gt;&lt;keyword&gt;receiver&lt;/keyword&gt;&lt;keyword&gt;satellite&lt;/keyword&gt;&lt;/keywords&gt;&lt;dates&gt;&lt;year&gt;2014&lt;/year&gt;&lt;/dates&gt;&lt;publisher&gt;Blackwell Publishing Ltd&lt;/publisher&gt;&lt;isbn&gt;1469-185X&lt;/isbn&gt;&lt;urls&gt;&lt;related-urls&gt;&lt;url&gt;http://dx.doi.org/10.1111/brv.12065&lt;/url&gt;&lt;/related-urls&gt;&lt;/urls&gt;&lt;electronic-resource-num&gt;10.1111/brv.12065&lt;/electronic-resource-num&gt;&lt;/record&gt;&lt;/Cite&gt;&lt;/EndNote&gt;</w:instrText>
      </w:r>
      <w:r w:rsidR="00572B18">
        <w:rPr>
          <w:sz w:val="24"/>
          <w:szCs w:val="24"/>
        </w:rPr>
        <w:fldChar w:fldCharType="separate"/>
      </w:r>
      <w:r w:rsidR="00572B18">
        <w:rPr>
          <w:noProof/>
          <w:sz w:val="24"/>
          <w:szCs w:val="24"/>
        </w:rPr>
        <w:t>(</w:t>
      </w:r>
      <w:hyperlink w:anchor="_ENREF_6" w:tooltip="Daniel Kissling, 2014 #15" w:history="1">
        <w:r w:rsidR="008C662E">
          <w:rPr>
            <w:noProof/>
            <w:sz w:val="24"/>
            <w:szCs w:val="24"/>
          </w:rPr>
          <w:t>Daniel Kissling et al., 2014</w:t>
        </w:r>
      </w:hyperlink>
      <w:r w:rsidR="00572B18">
        <w:rPr>
          <w:noProof/>
          <w:sz w:val="24"/>
          <w:szCs w:val="24"/>
        </w:rPr>
        <w:t>)</w:t>
      </w:r>
      <w:r w:rsidR="00572B18">
        <w:rPr>
          <w:sz w:val="24"/>
          <w:szCs w:val="24"/>
        </w:rPr>
        <w:fldChar w:fldCharType="end"/>
      </w:r>
      <w:del w:id="248" w:author="Diego Barahona" w:date="2016-02-11T17:16:00Z">
        <w:r w:rsidDel="00572B18">
          <w:rPr>
            <w:sz w:val="24"/>
            <w:szCs w:val="24"/>
          </w:rPr>
          <w:delText>(</w:delText>
        </w:r>
      </w:del>
      <w:del w:id="249" w:author="Diego Barahona" w:date="2016-02-11T13:05:00Z">
        <w:r w:rsidRPr="00E458C6" w:rsidDel="00D2781D">
          <w:rPr>
            <w:sz w:val="24"/>
            <w:szCs w:val="24"/>
            <w:highlight w:val="yellow"/>
            <w:rPrChange w:id="250" w:author="Katherine Lehman" w:date="2016-01-17T17:27:00Z">
              <w:rPr>
                <w:sz w:val="24"/>
                <w:szCs w:val="24"/>
              </w:rPr>
            </w:rPrChange>
          </w:rPr>
          <w:delText xml:space="preserve">Robinson </w:delText>
        </w:r>
        <w:r w:rsidRPr="00E458C6" w:rsidDel="00D2781D">
          <w:rPr>
            <w:i/>
            <w:sz w:val="24"/>
            <w:szCs w:val="24"/>
            <w:highlight w:val="yellow"/>
            <w:rPrChange w:id="251" w:author="Katherine Lehman" w:date="2016-01-17T17:27:00Z">
              <w:rPr>
                <w:i/>
                <w:sz w:val="24"/>
                <w:szCs w:val="24"/>
              </w:rPr>
            </w:rPrChange>
          </w:rPr>
          <w:delText xml:space="preserve">et al. </w:delText>
        </w:r>
        <w:r w:rsidRPr="00E458C6" w:rsidDel="00D2781D">
          <w:rPr>
            <w:sz w:val="24"/>
            <w:szCs w:val="24"/>
            <w:highlight w:val="yellow"/>
            <w:rPrChange w:id="252" w:author="Katherine Lehman" w:date="2016-01-17T17:27:00Z">
              <w:rPr>
                <w:sz w:val="24"/>
                <w:szCs w:val="24"/>
              </w:rPr>
            </w:rPrChange>
          </w:rPr>
          <w:delText xml:space="preserve">2009, </w:delText>
        </w:r>
      </w:del>
      <w:del w:id="253" w:author="Diego Barahona" w:date="2016-02-11T17:17:00Z">
        <w:r w:rsidRPr="00E458C6" w:rsidDel="00572B18">
          <w:rPr>
            <w:sz w:val="24"/>
            <w:szCs w:val="24"/>
            <w:highlight w:val="yellow"/>
            <w:rPrChange w:id="254" w:author="Katherine Lehman" w:date="2016-01-17T17:27:00Z">
              <w:rPr>
                <w:sz w:val="24"/>
                <w:szCs w:val="24"/>
              </w:rPr>
            </w:rPrChange>
          </w:rPr>
          <w:delText xml:space="preserve">Cochran </w:delText>
        </w:r>
        <w:r w:rsidRPr="00E458C6" w:rsidDel="00572B18">
          <w:rPr>
            <w:i/>
            <w:sz w:val="24"/>
            <w:szCs w:val="24"/>
            <w:highlight w:val="yellow"/>
            <w:rPrChange w:id="255" w:author="Katherine Lehman" w:date="2016-01-17T17:27:00Z">
              <w:rPr>
                <w:i/>
                <w:sz w:val="24"/>
                <w:szCs w:val="24"/>
              </w:rPr>
            </w:rPrChange>
          </w:rPr>
          <w:delText xml:space="preserve">et al. </w:delText>
        </w:r>
        <w:r w:rsidRPr="00E458C6" w:rsidDel="00572B18">
          <w:rPr>
            <w:sz w:val="24"/>
            <w:szCs w:val="24"/>
            <w:highlight w:val="yellow"/>
            <w:rPrChange w:id="256" w:author="Katherine Lehman" w:date="2016-01-17T17:27:00Z">
              <w:rPr>
                <w:sz w:val="24"/>
                <w:szCs w:val="24"/>
              </w:rPr>
            </w:rPrChange>
          </w:rPr>
          <w:lastRenderedPageBreak/>
          <w:delText>2004, Thorup</w:delText>
        </w:r>
        <w:r w:rsidRPr="00E458C6" w:rsidDel="00572B18">
          <w:rPr>
            <w:i/>
            <w:sz w:val="24"/>
            <w:szCs w:val="24"/>
            <w:highlight w:val="yellow"/>
            <w:rPrChange w:id="257" w:author="Katherine Lehman" w:date="2016-01-17T17:27:00Z">
              <w:rPr>
                <w:i/>
                <w:sz w:val="24"/>
                <w:szCs w:val="24"/>
              </w:rPr>
            </w:rPrChange>
          </w:rPr>
          <w:delText xml:space="preserve"> et al.</w:delText>
        </w:r>
        <w:r w:rsidRPr="00E458C6" w:rsidDel="00572B18">
          <w:rPr>
            <w:sz w:val="24"/>
            <w:szCs w:val="24"/>
            <w:highlight w:val="yellow"/>
            <w:rPrChange w:id="258" w:author="Katherine Lehman" w:date="2016-01-17T17:27:00Z">
              <w:rPr>
                <w:sz w:val="24"/>
                <w:szCs w:val="24"/>
              </w:rPr>
            </w:rPrChange>
          </w:rPr>
          <w:delText xml:space="preserve"> 2007</w:delText>
        </w:r>
        <w:r w:rsidDel="00572B18">
          <w:rPr>
            <w:sz w:val="24"/>
            <w:szCs w:val="24"/>
          </w:rPr>
          <w:delText>)</w:delText>
        </w:r>
      </w:del>
      <w:r>
        <w:rPr>
          <w:sz w:val="24"/>
          <w:szCs w:val="24"/>
        </w:rPr>
        <w:t>. This limitation is especially true when monitoring flying insects since a small increase in weight may severely hinder flight behavior</w:t>
      </w:r>
      <w:del w:id="259" w:author="Diego Barahona" w:date="2016-02-11T13:05:00Z">
        <w:r w:rsidDel="00D2781D">
          <w:rPr>
            <w:sz w:val="24"/>
            <w:szCs w:val="24"/>
          </w:rPr>
          <w:delText xml:space="preserve"> (Source)</w:delText>
        </w:r>
      </w:del>
      <w:r>
        <w:rPr>
          <w:sz w:val="24"/>
          <w:szCs w:val="24"/>
        </w:rPr>
        <w:t>. In recent years, though, the gradual miniaturization of transmitters has circumvented this obstacle allowing for more precise monitoring of flying insects</w:t>
      </w:r>
      <w:ins w:id="260" w:author="Diego Barahona" w:date="2016-02-11T16:10:00Z">
        <w:r w:rsidR="004D107B">
          <w:rPr>
            <w:sz w:val="24"/>
            <w:szCs w:val="24"/>
          </w:rPr>
          <w:t xml:space="preserve"> </w:t>
        </w:r>
      </w:ins>
      <w:r w:rsidR="00506BE2">
        <w:rPr>
          <w:sz w:val="24"/>
          <w:szCs w:val="24"/>
        </w:rPr>
        <w:fldChar w:fldCharType="begin"/>
      </w:r>
      <w:r w:rsidR="00506BE2">
        <w:rPr>
          <w:sz w:val="24"/>
          <w:szCs w:val="24"/>
        </w:rPr>
        <w:instrText xml:space="preserve"> ADDIN EN.CITE &lt;EndNote&gt;&lt;Cite&gt;&lt;Author&gt;Daniel Kissling&lt;/Author&gt;&lt;Year&gt;2014&lt;/Year&gt;&lt;RecNum&gt;15&lt;/RecNum&gt;&lt;DisplayText&gt;(Daniel Kissling et al., 2014)&lt;/DisplayText&gt;&lt;record&gt;&lt;rec-number&gt;15&lt;/rec-number&gt;&lt;foreign-keys&gt;&lt;key app="EN" db-id="20zfaps55x92t0epfawpdwttp2p5arvpa9dt" timestamp="1455225388"&gt;15&lt;/key&gt;&lt;/foreign-keys&gt;&lt;ref-type name="Journal Article"&gt;17&lt;/ref-type&gt;&lt;contributors&gt;&lt;authors&gt;&lt;author&gt;Daniel Kissling, W.&lt;/author&gt;&lt;author&gt;Pattemore, David E.&lt;/author&gt;&lt;author&gt;Hagen, Melanie&lt;/author&gt;&lt;/authors&gt;&lt;/contributors&gt;&lt;titles&gt;&lt;title&gt;Challenges and prospects in the telemetry of insects&lt;/title&gt;&lt;secondary-title&gt;Biological Reviews&lt;/secondary-title&gt;&lt;/titles&gt;&lt;periodical&gt;&lt;full-title&gt;Biological Reviews&lt;/full-title&gt;&lt;/periodical&gt;&lt;pages&gt;511-530&lt;/pages&gt;&lt;volume&gt;89&lt;/volume&gt;&lt;number&gt;3&lt;/number&gt;&lt;keywords&gt;&lt;keyword&gt;automated telemetry&lt;/keyword&gt;&lt;keyword&gt;body size&lt;/keyword&gt;&lt;keyword&gt;dispersal&lt;/keyword&gt;&lt;keyword&gt;invertebrates&lt;/keyword&gt;&lt;keyword&gt;landscape ecology&lt;/keyword&gt;&lt;keyword&gt;radio tag&lt;/keyword&gt;&lt;keyword&gt;radio tracking&lt;/keyword&gt;&lt;keyword&gt;receiver&lt;/keyword&gt;&lt;keyword&gt;satellite&lt;/keyword&gt;&lt;/keywords&gt;&lt;dates&gt;&lt;year&gt;2014&lt;/year&gt;&lt;/dates&gt;&lt;publisher&gt;Blackwell Publishing Ltd&lt;/publisher&gt;&lt;isbn&gt;1469-185X&lt;/isbn&gt;&lt;urls&gt;&lt;related-urls&gt;&lt;url&gt;http://dx.doi.org/10.1111/brv.12065&lt;/url&gt;&lt;/related-urls&gt;&lt;/urls&gt;&lt;electronic-resource-num&gt;10.1111/brv.12065&lt;/electronic-resource-num&gt;&lt;/record&gt;&lt;/Cite&gt;&lt;/EndNote&gt;</w:instrText>
      </w:r>
      <w:r w:rsidR="00506BE2">
        <w:rPr>
          <w:sz w:val="24"/>
          <w:szCs w:val="24"/>
        </w:rPr>
        <w:fldChar w:fldCharType="separate"/>
      </w:r>
      <w:r w:rsidR="00506BE2">
        <w:rPr>
          <w:noProof/>
          <w:sz w:val="24"/>
          <w:szCs w:val="24"/>
        </w:rPr>
        <w:t>(</w:t>
      </w:r>
      <w:hyperlink w:anchor="_ENREF_6" w:tooltip="Daniel Kissling, 2014 #15" w:history="1">
        <w:r w:rsidR="008C662E">
          <w:rPr>
            <w:noProof/>
            <w:sz w:val="24"/>
            <w:szCs w:val="24"/>
          </w:rPr>
          <w:t>Daniel Kissling et al., 2014</w:t>
        </w:r>
      </w:hyperlink>
      <w:r w:rsidR="00506BE2">
        <w:rPr>
          <w:noProof/>
          <w:sz w:val="24"/>
          <w:szCs w:val="24"/>
        </w:rPr>
        <w:t>)</w:t>
      </w:r>
      <w:r w:rsidR="00506BE2">
        <w:rPr>
          <w:sz w:val="24"/>
          <w:szCs w:val="24"/>
        </w:rPr>
        <w:fldChar w:fldCharType="end"/>
      </w:r>
      <w:del w:id="261" w:author="Diego Barahona" w:date="2016-02-11T16:10:00Z">
        <w:r w:rsidDel="004D107B">
          <w:rPr>
            <w:sz w:val="24"/>
            <w:szCs w:val="24"/>
          </w:rPr>
          <w:delText xml:space="preserve"> (</w:delText>
        </w:r>
      </w:del>
      <w:del w:id="262" w:author="Diego Barahona" w:date="2016-02-11T13:05:00Z">
        <w:r w:rsidRPr="00E458C6" w:rsidDel="00D2781D">
          <w:rPr>
            <w:sz w:val="24"/>
            <w:szCs w:val="24"/>
            <w:highlight w:val="yellow"/>
            <w:rPrChange w:id="263" w:author="Katherine Lehman" w:date="2016-01-17T17:27:00Z">
              <w:rPr>
                <w:sz w:val="24"/>
                <w:szCs w:val="24"/>
              </w:rPr>
            </w:rPrChange>
          </w:rPr>
          <w:delText>Sato Maharbiz 2010</w:delText>
        </w:r>
      </w:del>
      <w:del w:id="264" w:author="Diego Barahona" w:date="2016-02-11T16:10:00Z">
        <w:r w:rsidDel="004D107B">
          <w:rPr>
            <w:sz w:val="24"/>
            <w:szCs w:val="24"/>
          </w:rPr>
          <w:delText>)</w:delText>
        </w:r>
      </w:del>
      <w:r>
        <w:rPr>
          <w:sz w:val="24"/>
          <w:szCs w:val="24"/>
        </w:rPr>
        <w:t xml:space="preserve">. One of the factors determining the feasibility of this study was whether or not adult CRB could fly undisturbedly with the attached radio transmitters. Adult CRB are excellent fliers and can exert force much larger than their body weight when fighting and boring, so it was reasonable to expect that the miniature radio transmitters would have little to no effect on CRB flight capability. As expected, the flight capability of CRB was seemingly unaffected by the extra weight of radio transmitters.  Each radio transmitter amounted to between 5.04% and 9.72% of the CRB weight at the time of release, and there was no correlation between the increased percentage weight and the single flight distance of CRB indicating that CRB could fly carry the extra burden of the radio transmitters. </w:t>
      </w:r>
      <w:ins w:id="265" w:author="Diego Barahona" w:date="2016-02-13T16:29:00Z">
        <w:r w:rsidR="00C441F5">
          <w:rPr>
            <w:sz w:val="24"/>
            <w:szCs w:val="24"/>
          </w:rPr>
          <w:t xml:space="preserve">It is important to note, however, that </w:t>
        </w:r>
      </w:ins>
      <w:ins w:id="266" w:author="Diego Barahona" w:date="2016-02-13T16:39:00Z">
        <w:r w:rsidR="00C441F5">
          <w:rPr>
            <w:sz w:val="24"/>
            <w:szCs w:val="24"/>
          </w:rPr>
          <w:t>the addition of the radio transmitters did no</w:t>
        </w:r>
      </w:ins>
      <w:ins w:id="267" w:author="Diego Barahona" w:date="2016-02-13T16:40:00Z">
        <w:r w:rsidR="00C441F5">
          <w:rPr>
            <w:sz w:val="24"/>
            <w:szCs w:val="24"/>
          </w:rPr>
          <w:t xml:space="preserve">t result in any CRB experiencing a %EW of over 100% except for one CRB which </w:t>
        </w:r>
      </w:ins>
      <w:ins w:id="268" w:author="Diego Barahona" w:date="2016-02-13T16:43:00Z">
        <w:r w:rsidR="008C662E">
          <w:rPr>
            <w:sz w:val="24"/>
            <w:szCs w:val="24"/>
          </w:rPr>
          <w:t>peaked up to 103.76 %EW.</w:t>
        </w:r>
      </w:ins>
      <w:ins w:id="269" w:author="Diego Barahona" w:date="2016-02-13T16:37:00Z">
        <w:r w:rsidR="00C441F5">
          <w:rPr>
            <w:sz w:val="24"/>
            <w:szCs w:val="24"/>
          </w:rPr>
          <w:t xml:space="preserve"> </w:t>
        </w:r>
      </w:ins>
      <w:del w:id="270" w:author="Diego Barahona" w:date="2016-02-11T17:22:00Z">
        <w:r w:rsidDel="00D519C4">
          <w:rPr>
            <w:sz w:val="24"/>
            <w:szCs w:val="24"/>
          </w:rPr>
          <w:delText xml:space="preserve">Note about whether it went over 100% </w:delText>
        </w:r>
      </w:del>
      <w:del w:id="271" w:author="Diego Barahona" w:date="2016-02-11T17:21:00Z">
        <w:r w:rsidDel="00D519C4">
          <w:rPr>
            <w:sz w:val="24"/>
            <w:szCs w:val="24"/>
          </w:rPr>
          <w:delText xml:space="preserve">It is also important to note that the 14 CRB were lost did present not statistically significant differences in the radio transmitter percentage weights compared to the CRB that stayed in range. </w:delText>
        </w:r>
      </w:del>
      <w:ins w:id="272" w:author="Diego Barahona" w:date="2016-02-11T17:22:00Z">
        <w:r w:rsidR="00D519C4">
          <w:rPr>
            <w:sz w:val="24"/>
            <w:szCs w:val="24"/>
          </w:rPr>
          <w:t xml:space="preserve"> </w:t>
        </w:r>
      </w:ins>
      <w:r>
        <w:rPr>
          <w:sz w:val="24"/>
          <w:szCs w:val="24"/>
        </w:rPr>
        <w:t>These observations are consistent with other studies monitoring members of the Scarabaeidae family which found that radio transmitters did not noticeably affect beetle flight capabilities (</w:t>
      </w:r>
      <w:r w:rsidR="00E458C6">
        <w:rPr>
          <w:sz w:val="24"/>
          <w:szCs w:val="24"/>
        </w:rPr>
        <w:fldChar w:fldCharType="begin">
          <w:fldData xml:space="preserve">PEVuZE5vdGU+PENpdGU+PEF1dGhvcj5CZWF1ZG9pbi1PbGxpdmllcjwvQXV0aG9yPjxZZWFyPjIw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</w:fldData>
        </w:fldChar>
      </w:r>
      <w:r w:rsidR="00302950">
        <w:rPr>
          <w:sz w:val="24"/>
          <w:szCs w:val="24"/>
        </w:rPr>
        <w:instrText xml:space="preserve"> ADDIN EN.CITE </w:instrText>
      </w:r>
      <w:r w:rsidR="00302950">
        <w:rPr>
          <w:sz w:val="24"/>
          <w:szCs w:val="24"/>
        </w:rPr>
        <w:fldChar w:fldCharType="begin">
          <w:fldData xml:space="preserve">PEVuZE5vdGU+PENpdGU+PEF1dGhvcj5CZWF1ZG9pbi1PbGxpdmllcjwvQXV0aG9yPjxZZWFyPjIw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</w:fldData>
        </w:fldChar>
      </w:r>
      <w:r w:rsidR="00302950">
        <w:rPr>
          <w:sz w:val="24"/>
          <w:szCs w:val="24"/>
        </w:rPr>
        <w:instrText xml:space="preserve"> ADDIN EN.CITE.DATA </w:instrText>
      </w:r>
      <w:r w:rsidR="00302950">
        <w:rPr>
          <w:sz w:val="24"/>
          <w:szCs w:val="24"/>
        </w:rPr>
      </w:r>
      <w:r w:rsidR="00302950">
        <w:rPr>
          <w:sz w:val="24"/>
          <w:szCs w:val="24"/>
        </w:rPr>
        <w:fldChar w:fldCharType="end"/>
      </w:r>
      <w:r w:rsidR="00E458C6">
        <w:rPr>
          <w:sz w:val="24"/>
          <w:szCs w:val="24"/>
        </w:rPr>
      </w:r>
      <w:r w:rsidR="00E458C6">
        <w:rPr>
          <w:sz w:val="24"/>
          <w:szCs w:val="24"/>
        </w:rPr>
        <w:fldChar w:fldCharType="separate"/>
      </w:r>
      <w:r w:rsidR="00A0473B">
        <w:rPr>
          <w:noProof/>
          <w:sz w:val="24"/>
          <w:szCs w:val="24"/>
        </w:rPr>
        <w:t>(</w:t>
      </w:r>
      <w:hyperlink w:anchor="_ENREF_2" w:tooltip="Beaudoin-Ollivier, 2000 #19" w:history="1">
        <w:r w:rsidR="008C662E">
          <w:rPr>
            <w:noProof/>
            <w:sz w:val="24"/>
            <w:szCs w:val="24"/>
          </w:rPr>
          <w:t>Beaudoin-Ollivier et al., 2000</w:t>
        </w:r>
      </w:hyperlink>
      <w:r w:rsidR="00A0473B">
        <w:rPr>
          <w:noProof/>
          <w:sz w:val="24"/>
          <w:szCs w:val="24"/>
        </w:rPr>
        <w:t xml:space="preserve">; </w:t>
      </w:r>
      <w:hyperlink w:anchor="_ENREF_13" w:tooltip="McCullough, 2013 #2" w:history="1">
        <w:r w:rsidR="008C662E">
          <w:rPr>
            <w:noProof/>
            <w:sz w:val="24"/>
            <w:szCs w:val="24"/>
          </w:rPr>
          <w:t>McCullough, 2013</w:t>
        </w:r>
      </w:hyperlink>
      <w:r w:rsidR="00A0473B">
        <w:rPr>
          <w:noProof/>
          <w:sz w:val="24"/>
          <w:szCs w:val="24"/>
        </w:rPr>
        <w:t>)</w:t>
      </w:r>
      <w:r w:rsidR="00E458C6">
        <w:rPr>
          <w:sz w:val="24"/>
          <w:szCs w:val="24"/>
        </w:rPr>
        <w:fldChar w:fldCharType="end"/>
      </w:r>
      <w:del w:id="273" w:author="Diego Barahona" w:date="2016-02-11T16:34:00Z">
        <w:r w:rsidDel="00D43B37">
          <w:rPr>
            <w:sz w:val="24"/>
            <w:szCs w:val="24"/>
          </w:rPr>
          <w:delText xml:space="preserve">, </w:delText>
        </w:r>
        <w:commentRangeStart w:id="274"/>
        <w:r w:rsidDel="00D43B37">
          <w:rPr>
            <w:sz w:val="24"/>
            <w:szCs w:val="24"/>
          </w:rPr>
          <w:delText>McCollough 2006</w:delText>
        </w:r>
        <w:commentRangeEnd w:id="274"/>
        <w:r w:rsidR="00E458C6" w:rsidDel="00D43B37">
          <w:rPr>
            <w:rStyle w:val="CommentReference"/>
          </w:rPr>
          <w:commentReference w:id="274"/>
        </w:r>
        <w:r w:rsidDel="00D43B37">
          <w:rPr>
            <w:sz w:val="24"/>
            <w:szCs w:val="24"/>
          </w:rPr>
          <w:delText>,</w:delText>
        </w:r>
      </w:del>
      <w:r>
        <w:rPr>
          <w:sz w:val="24"/>
          <w:szCs w:val="24"/>
        </w:rPr>
        <w:t xml:space="preserve"> </w:t>
      </w:r>
      <w:r w:rsidR="008606F1">
        <w:rPr>
          <w:sz w:val="24"/>
          <w:szCs w:val="24"/>
          <w:highlight w:val="yellow"/>
        </w:rPr>
        <w:fldChar w:fldCharType="begin"/>
      </w:r>
      <w:r w:rsidR="004D107B">
        <w:rPr>
          <w:sz w:val="24"/>
          <w:szCs w:val="24"/>
          <w:highlight w:val="yellow"/>
        </w:rPr>
        <w:instrText xml:space="preserve"> ADDIN EN.CITE &lt;EndNote&gt;&lt;Cite&gt;&lt;Author&gt;Sinsch&lt;/Author&gt;&lt;Year&gt;2007&lt;/Year&gt;&lt;RecNum&gt;36&lt;/RecNum&gt;&lt;DisplayText&gt;(Rink, 2007)&lt;/DisplayText&gt;&lt;record&gt;&lt;rec-number&gt;36&lt;/rec-number&gt;&lt;foreign-keys&gt;&lt;key app="EN" db-id="az0w59erdx5299eddtmpr05gape9x5errdvp" timestamp="1453679551"&gt;36&lt;/key&gt;&lt;/foreign-keys&gt;&lt;ref-type name="Journal Article"&gt;17&lt;/ref-type&gt;&lt;contributors&gt;&lt;authors&gt;&lt;author&gt;Rink, M.; U. Sinsch&lt;/author&gt;&lt;/authors&gt;&lt;/contributors&gt;&lt;titles&gt;&lt;title&gt;Radio-telemetric monitoring of dispersing stag beetles: Implications for conservation&lt;/title&gt;&lt;secondary-title&gt;Journal of Zoology&lt;/secondary-title&gt;&lt;/titles&gt;&lt;periodical&gt;&lt;full-title&gt;Journal of Zoology&lt;/full-title&gt;&lt;/periodical&gt;&lt;pages&gt;235-243&lt;/pages&gt;&lt;volume&gt;272&lt;/volume&gt;&lt;number&gt;3&lt;/number&gt;&lt;dates&gt;&lt;year&gt;2007&lt;/year&gt;&lt;/dates&gt;&lt;urls&gt;&lt;/urls&gt;&lt;/record&gt;&lt;/Cite&gt;&lt;/EndNote&gt;</w:instrText>
      </w:r>
      <w:r w:rsidR="008606F1">
        <w:rPr>
          <w:sz w:val="24"/>
          <w:szCs w:val="24"/>
          <w:highlight w:val="yellow"/>
        </w:rPr>
        <w:fldChar w:fldCharType="separate"/>
      </w:r>
      <w:r w:rsidR="004D107B">
        <w:rPr>
          <w:noProof/>
          <w:sz w:val="24"/>
          <w:szCs w:val="24"/>
          <w:highlight w:val="yellow"/>
        </w:rPr>
        <w:t>(</w:t>
      </w:r>
      <w:hyperlink w:anchor="_ENREF_15" w:tooltip="Rink, 2007 #36" w:history="1">
        <w:r w:rsidR="008C662E">
          <w:rPr>
            <w:noProof/>
            <w:sz w:val="24"/>
            <w:szCs w:val="24"/>
            <w:highlight w:val="yellow"/>
          </w:rPr>
          <w:t>Rink, 2007</w:t>
        </w:r>
      </w:hyperlink>
      <w:r w:rsidR="004D107B">
        <w:rPr>
          <w:noProof/>
          <w:sz w:val="24"/>
          <w:szCs w:val="24"/>
          <w:highlight w:val="yellow"/>
        </w:rPr>
        <w:t>)</w:t>
      </w:r>
      <w:r w:rsidR="008606F1">
        <w:rPr>
          <w:sz w:val="24"/>
          <w:szCs w:val="24"/>
          <w:highlight w:val="yellow"/>
        </w:rPr>
        <w:fldChar w:fldCharType="end"/>
      </w:r>
      <w:r>
        <w:rPr>
          <w:sz w:val="24"/>
          <w:szCs w:val="24"/>
        </w:rPr>
        <w:t xml:space="preserve">). </w:t>
      </w:r>
      <w:del w:id="275" w:author="Diego Barahona" w:date="2016-02-11T17:22:00Z">
        <w:r w:rsidDel="00D519C4">
          <w:rPr>
            <w:sz w:val="24"/>
            <w:szCs w:val="24"/>
          </w:rPr>
          <w:delText xml:space="preserve">Also, the duration of commercially available radio transmitters (10-14 days) is appropriate for this type of CRB monitoring. However, the battery life of the transmitters must guide monitoring protocol timelines. CRB should be </w:delText>
        </w:r>
        <w:r w:rsidDel="00D519C4">
          <w:rPr>
            <w:sz w:val="24"/>
            <w:szCs w:val="24"/>
          </w:rPr>
          <w:lastRenderedPageBreak/>
          <w:delText xml:space="preserve">pinpointed to a final location within 2-3 days after initial release to prevent the loss of CRB due to battery drainage. </w:delText>
        </w:r>
      </w:del>
    </w:p>
    <w:p w14:paraId="772D0B1F" w14:textId="0E614BD1" w:rsidR="009A6144" w:rsidRDefault="00A43A4F">
      <w:pPr>
        <w:spacing w:after="0" w:line="480" w:lineRule="auto"/>
        <w:ind w:firstLine="720"/>
        <w:jc w:val="both"/>
        <w:rPr>
          <w:sz w:val="24"/>
          <w:szCs w:val="24"/>
        </w:rPr>
      </w:pPr>
      <w:r>
        <w:rPr>
          <w:sz w:val="24"/>
          <w:szCs w:val="24"/>
        </w:rPr>
        <w:t>Another important factor to consider is the distance over which CRB can be monitored. Radio telemetry monitoring typically covers only short to medium displacement distances usually limiting the applications of the technology</w:t>
      </w:r>
      <w:ins w:id="276" w:author="Diego Barahona" w:date="2016-02-11T16:17:00Z">
        <w:r w:rsidR="00506BE2">
          <w:rPr>
            <w:sz w:val="24"/>
            <w:szCs w:val="24"/>
          </w:rPr>
          <w:t xml:space="preserve"> </w:t>
        </w:r>
      </w:ins>
      <w:r w:rsidR="00506BE2">
        <w:rPr>
          <w:sz w:val="24"/>
          <w:szCs w:val="24"/>
        </w:rPr>
        <w:fldChar w:fldCharType="begin"/>
      </w:r>
      <w:r w:rsidR="00506BE2">
        <w:rPr>
          <w:sz w:val="24"/>
          <w:szCs w:val="24"/>
        </w:rPr>
        <w:instrText xml:space="preserve"> ADDIN EN.CITE &lt;EndNote&gt;&lt;Cite&gt;&lt;Author&gt;Daniel Kissling&lt;/Author&gt;&lt;Year&gt;2014&lt;/Year&gt;&lt;RecNum&gt;15&lt;/RecNum&gt;&lt;DisplayText&gt;(Daniel Kissling et al., 2014)&lt;/DisplayText&gt;&lt;record&gt;&lt;rec-number&gt;15&lt;/rec-number&gt;&lt;foreign-keys&gt;&lt;key app="EN" db-id="20zfaps55x92t0epfawpdwttp2p5arvpa9dt" timestamp="1455225388"&gt;15&lt;/key&gt;&lt;/foreign-keys&gt;&lt;ref-type name="Journal Article"&gt;17&lt;/ref-type&gt;&lt;contributors&gt;&lt;authors&gt;&lt;author&gt;Daniel Kissling, W.&lt;/author&gt;&lt;author&gt;Pattemore, David E.&lt;/author&gt;&lt;author&gt;Hagen, Melanie&lt;/author&gt;&lt;/authors&gt;&lt;/contributors&gt;&lt;titles&gt;&lt;title&gt;Challenges and prospects in the telemetry of insects&lt;/title&gt;&lt;secondary-title&gt;Biological Reviews&lt;/secondary-title&gt;&lt;/titles&gt;&lt;periodical&gt;&lt;full-title&gt;Biological Reviews&lt;/full-title&gt;&lt;/periodical&gt;&lt;pages&gt;511-530&lt;/pages&gt;&lt;volume&gt;89&lt;/volume&gt;&lt;number&gt;3&lt;/number&gt;&lt;keywords&gt;&lt;keyword&gt;automated telemetry&lt;/keyword&gt;&lt;keyword&gt;body size&lt;/keyword&gt;&lt;keyword&gt;dispersal&lt;/keyword&gt;&lt;keyword&gt;invertebrates&lt;/keyword&gt;&lt;keyword&gt;landscape ecology&lt;/keyword&gt;&lt;keyword&gt;radio tag&lt;/keyword&gt;&lt;keyword&gt;radio tracking&lt;/keyword&gt;&lt;keyword&gt;receiver&lt;/keyword&gt;&lt;keyword&gt;satellite&lt;/keyword&gt;&lt;/keywords&gt;&lt;dates&gt;&lt;year&gt;2014&lt;/year&gt;&lt;/dates&gt;&lt;publisher&gt;Blackwell Publishing Ltd&lt;/publisher&gt;&lt;isbn&gt;1469-185X&lt;/isbn&gt;&lt;urls&gt;&lt;related-urls&gt;&lt;url&gt;http://dx.doi.org/10.1111/brv.12065&lt;/url&gt;&lt;/related-urls&gt;&lt;/urls&gt;&lt;electronic-resource-num&gt;10.1111/brv.12065&lt;/electronic-resource-num&gt;&lt;/record&gt;&lt;/Cite&gt;&lt;/EndNote&gt;</w:instrText>
      </w:r>
      <w:r w:rsidR="00506BE2">
        <w:rPr>
          <w:sz w:val="24"/>
          <w:szCs w:val="24"/>
        </w:rPr>
        <w:fldChar w:fldCharType="separate"/>
      </w:r>
      <w:r w:rsidR="00506BE2">
        <w:rPr>
          <w:noProof/>
          <w:sz w:val="24"/>
          <w:szCs w:val="24"/>
        </w:rPr>
        <w:t>(</w:t>
      </w:r>
      <w:hyperlink w:anchor="_ENREF_6" w:tooltip="Daniel Kissling, 2014 #15" w:history="1">
        <w:r w:rsidR="008C662E">
          <w:rPr>
            <w:noProof/>
            <w:sz w:val="24"/>
            <w:szCs w:val="24"/>
          </w:rPr>
          <w:t>Daniel Kissling et al., 2014</w:t>
        </w:r>
      </w:hyperlink>
      <w:r w:rsidR="00506BE2">
        <w:rPr>
          <w:noProof/>
          <w:sz w:val="24"/>
          <w:szCs w:val="24"/>
        </w:rPr>
        <w:t>)</w:t>
      </w:r>
      <w:r w:rsidR="00506BE2">
        <w:rPr>
          <w:sz w:val="24"/>
          <w:szCs w:val="24"/>
        </w:rPr>
        <w:fldChar w:fldCharType="end"/>
      </w:r>
      <w:del w:id="277" w:author="Diego Barahona" w:date="2016-02-11T16:17:00Z">
        <w:r w:rsidDel="00506BE2">
          <w:rPr>
            <w:sz w:val="24"/>
            <w:szCs w:val="24"/>
          </w:rPr>
          <w:delText xml:space="preserve"> (</w:delText>
        </w:r>
      </w:del>
      <w:del w:id="278" w:author="Diego Barahona" w:date="2016-02-11T13:06:00Z">
        <w:r w:rsidRPr="00E458C6" w:rsidDel="00D2781D">
          <w:rPr>
            <w:sz w:val="24"/>
            <w:szCs w:val="24"/>
            <w:highlight w:val="yellow"/>
            <w:rPrChange w:id="279" w:author="Katherine Lehman" w:date="2016-01-17T17:29:00Z">
              <w:rPr>
                <w:sz w:val="24"/>
                <w:szCs w:val="24"/>
              </w:rPr>
            </w:rPrChange>
          </w:rPr>
          <w:delText xml:space="preserve">Robinson </w:delText>
        </w:r>
        <w:r w:rsidRPr="00E458C6" w:rsidDel="00D2781D">
          <w:rPr>
            <w:i/>
            <w:sz w:val="24"/>
            <w:szCs w:val="24"/>
            <w:highlight w:val="yellow"/>
            <w:rPrChange w:id="280" w:author="Katherine Lehman" w:date="2016-01-17T17:29:00Z">
              <w:rPr>
                <w:i/>
                <w:sz w:val="24"/>
                <w:szCs w:val="24"/>
              </w:rPr>
            </w:rPrChange>
          </w:rPr>
          <w:delText>et al.</w:delText>
        </w:r>
        <w:r w:rsidRPr="00E458C6" w:rsidDel="00D2781D">
          <w:rPr>
            <w:sz w:val="24"/>
            <w:szCs w:val="24"/>
            <w:highlight w:val="yellow"/>
            <w:rPrChange w:id="281" w:author="Katherine Lehman" w:date="2016-01-17T17:29:00Z">
              <w:rPr>
                <w:sz w:val="24"/>
                <w:szCs w:val="24"/>
              </w:rPr>
            </w:rPrChange>
          </w:rPr>
          <w:delText>2009</w:delText>
        </w:r>
      </w:del>
      <w:del w:id="282" w:author="Diego Barahona" w:date="2016-02-11T16:16:00Z">
        <w:r w:rsidDel="00506BE2">
          <w:rPr>
            <w:sz w:val="24"/>
            <w:szCs w:val="24"/>
          </w:rPr>
          <w:delText>)</w:delText>
        </w:r>
      </w:del>
      <w:r>
        <w:rPr>
          <w:sz w:val="24"/>
          <w:szCs w:val="24"/>
        </w:rPr>
        <w:t xml:space="preserve">. The radio devices employed in this study had an effective range of localization that varied with topological conditions. In this study, the range of detection was appropriate for monitoring since the overall CRB flight distance from release sites to landing sites ranged from 52.8 meters to 564.6 meters. This range also roughly delineates a radius for breeding site discovery from released CRB; the detector CRB must be released no further than approximately 500 meters from breeding sites. This might present difficulties for eradication teams since the breeding sites in question occur in cryptic locations presumably unknown to those searching for them. The relatively short detection radius of the radio devices obligates teams to close in on the cryptic sites through other investigative means. In order to effectively estimate possible locations of CRB breeding site, visual monitoring of damage and trapping should assess the presence of CRB populations. Once visual monitoring and trapping indicates the existence of CRB in a particular location, the detector CRB would be released in the vicinity to pinpoint the exact location of the breeding sites. </w:t>
      </w:r>
      <w:r w:rsidRPr="00D43B37">
        <w:rPr>
          <w:sz w:val="24"/>
          <w:szCs w:val="24"/>
          <w:highlight w:val="yellow"/>
          <w:rPrChange w:id="283" w:author="Diego Barahona" w:date="2016-02-11T16:33:00Z">
            <w:rPr>
              <w:sz w:val="24"/>
              <w:szCs w:val="24"/>
            </w:rPr>
          </w:rPrChange>
        </w:rPr>
        <w:t>Stats about monitoring and visual in Guam and HI This combination of monitoring methods would ease the control and eradication of CRB, and since traps and visual monitoring are already widespread, it would not be complicated to craft an integrated strategic plan.</w:t>
      </w:r>
      <w:r>
        <w:rPr>
          <w:sz w:val="24"/>
          <w:szCs w:val="24"/>
        </w:rPr>
        <w:t xml:space="preserve"> </w:t>
      </w:r>
    </w:p>
    <w:p w14:paraId="161090E9" w14:textId="77777777" w:rsidR="009A6144" w:rsidRDefault="00A43A4F">
      <w:pPr>
        <w:spacing w:after="0" w:line="480" w:lineRule="auto"/>
        <w:jc w:val="both"/>
        <w:rPr>
          <w:b/>
          <w:sz w:val="24"/>
          <w:szCs w:val="24"/>
        </w:rPr>
      </w:pPr>
      <w:r>
        <w:rPr>
          <w:b/>
          <w:sz w:val="24"/>
          <w:szCs w:val="24"/>
        </w:rPr>
        <w:t>COMPARATIVE TO OTHER METHODS</w:t>
      </w:r>
    </w:p>
    <w:p w14:paraId="1493FCCF" w14:textId="77777777" w:rsidR="009A6144" w:rsidRDefault="009A6144">
      <w:pPr>
        <w:spacing w:after="0" w:line="480" w:lineRule="auto"/>
        <w:jc w:val="both"/>
        <w:rPr>
          <w:sz w:val="24"/>
          <w:szCs w:val="24"/>
        </w:rPr>
      </w:pPr>
    </w:p>
    <w:p w14:paraId="0C565397" w14:textId="77777777" w:rsidR="009A6144" w:rsidRDefault="00A43A4F">
      <w:pPr>
        <w:spacing w:after="0" w:line="480" w:lineRule="auto"/>
        <w:jc w:val="both"/>
      </w:pPr>
      <w:r>
        <w:rPr>
          <w:noProof/>
        </w:rPr>
        <w:lastRenderedPageBreak/>
        <w:drawing>
          <wp:inline distT="0" distB="0" distL="0" distR="0" wp14:anchorId="73E4B3FE" wp14:editId="27D9FA1B">
            <wp:extent cx="5943600" cy="283908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stretch>
                      <a:fillRect/>
                    </a:stretch>
                  </pic:blipFill>
                  <pic:spPr bwMode="auto">
                    <a:xfrm>
                      <a:off x="0" y="0"/>
                      <a:ext cx="5943600" cy="2839085"/>
                    </a:xfrm>
                    <a:prstGeom prst="rect">
                      <a:avLst/>
                    </a:prstGeom>
                    <a:noFill/>
                    <a:ln w="9525">
                      <a:noFill/>
                      <a:miter lim="800000"/>
                      <a:headEnd/>
                      <a:tailEnd/>
                    </a:ln>
                  </pic:spPr>
                </pic:pic>
              </a:graphicData>
            </a:graphic>
          </wp:inline>
        </w:drawing>
      </w:r>
    </w:p>
    <w:p w14:paraId="66D178C8" w14:textId="77777777" w:rsidR="009A6144" w:rsidRDefault="00A43A4F">
      <w:pPr>
        <w:spacing w:after="0" w:line="480" w:lineRule="auto"/>
        <w:jc w:val="both"/>
        <w:rPr>
          <w:b/>
          <w:sz w:val="24"/>
          <w:szCs w:val="24"/>
        </w:rPr>
      </w:pPr>
      <w:r>
        <w:rPr>
          <w:b/>
          <w:sz w:val="24"/>
          <w:szCs w:val="24"/>
        </w:rPr>
        <w:t>Figure X.</w:t>
      </w:r>
    </w:p>
    <w:p w14:paraId="0D1381F4" w14:textId="77777777" w:rsidR="009A6144" w:rsidRDefault="009A6144">
      <w:pPr>
        <w:spacing w:after="0" w:line="480" w:lineRule="auto"/>
        <w:jc w:val="both"/>
        <w:rPr>
          <w:b/>
          <w:sz w:val="24"/>
          <w:szCs w:val="24"/>
        </w:rPr>
        <w:sectPr w:rsidR="009A6144">
          <w:pgSz w:w="12240" w:h="15840"/>
          <w:pgMar w:top="1440" w:right="1440" w:bottom="1440" w:left="1440" w:header="0" w:footer="0" w:gutter="0"/>
          <w:lnNumType w:countBy="1" w:restart="continuous"/>
          <w:cols w:space="720"/>
          <w:formProt w:val="0"/>
          <w:docGrid w:linePitch="360" w:charSpace="-2049"/>
        </w:sectPr>
      </w:pPr>
    </w:p>
    <w:p w14:paraId="406D1354" w14:textId="77777777" w:rsidR="009A6144" w:rsidRDefault="00A43A4F">
      <w:pPr>
        <w:spacing w:after="0" w:line="480" w:lineRule="auto"/>
        <w:jc w:val="both"/>
        <w:sectPr w:rsidR="009A6144">
          <w:pgSz w:w="15840" w:h="12240" w:orient="landscape"/>
          <w:pgMar w:top="1440" w:right="1440" w:bottom="1440" w:left="1440" w:header="0" w:footer="0" w:gutter="0"/>
          <w:lnNumType w:countBy="1" w:restart="continuous"/>
          <w:cols w:space="720"/>
          <w:formProt w:val="0"/>
          <w:docGrid w:linePitch="360" w:charSpace="-2049"/>
        </w:sectPr>
      </w:pPr>
      <w:r>
        <w:rPr>
          <w:noProof/>
        </w:rPr>
        <w:lastRenderedPageBreak/>
        <w:drawing>
          <wp:inline distT="0" distB="0" distL="0" distR="0" wp14:anchorId="705CA7C3" wp14:editId="2D9CC865">
            <wp:extent cx="8230870" cy="24669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8230870" cy="2466975"/>
                    </a:xfrm>
                    <a:prstGeom prst="rect">
                      <a:avLst/>
                    </a:prstGeom>
                    <a:noFill/>
                    <a:ln w="9525">
                      <a:noFill/>
                      <a:miter lim="800000"/>
                      <a:headEnd/>
                      <a:tailEnd/>
                    </a:ln>
                  </pic:spPr>
                </pic:pic>
              </a:graphicData>
            </a:graphic>
          </wp:inline>
        </w:drawing>
      </w:r>
    </w:p>
    <w:p w14:paraId="338B655E" w14:textId="77777777" w:rsidR="00E458C6" w:rsidRDefault="00A43A4F">
      <w:pPr>
        <w:spacing w:after="0" w:line="480" w:lineRule="auto"/>
        <w:jc w:val="both"/>
        <w:rPr>
          <w:sz w:val="24"/>
          <w:szCs w:val="24"/>
        </w:rPr>
      </w:pPr>
      <w:r>
        <w:rPr>
          <w:b/>
          <w:sz w:val="24"/>
          <w:szCs w:val="24"/>
        </w:rPr>
        <w:lastRenderedPageBreak/>
        <w:t xml:space="preserve">Figure Y. </w:t>
      </w:r>
      <w:r>
        <w:rPr>
          <w:sz w:val="24"/>
          <w:szCs w:val="24"/>
        </w:rPr>
        <w:t>Radio tracked coconut rhinoceros beetles grouped by microhabitat of discovery location. (A) Numbers of beetles tracked to different microhabitats including an indication of percent emergence weight.  (B) Percentage emergence weight of beetles (mean ± SE) grouped by microhabitat.  Lower case letters represent significant differences (p &lt; 0.05) between beetles found in different microhabitats (Tukey’s HSD).  Greek letters represent significant differences between beetles tracked to arboreal microhabitats (&gt; 1 m above ground) or soil-associated microhabitats (&lt; 1 m above ground) (t-test, p &lt; 0.001).</w:t>
      </w:r>
    </w:p>
    <w:p w14:paraId="05BC978D" w14:textId="77777777" w:rsidR="00E458C6" w:rsidRDefault="00E458C6">
      <w:pPr>
        <w:spacing w:after="0" w:line="480" w:lineRule="auto"/>
        <w:jc w:val="both"/>
        <w:rPr>
          <w:sz w:val="24"/>
          <w:szCs w:val="24"/>
        </w:rPr>
      </w:pPr>
    </w:p>
    <w:p w14:paraId="70DC00D9" w14:textId="77777777" w:rsidR="008C662E" w:rsidRPr="008C662E" w:rsidRDefault="00E458C6" w:rsidP="008C662E">
      <w:pPr>
        <w:pStyle w:val="EndNoteCategoryHeading"/>
        <w:rPr>
          <w:noProof/>
        </w:rPr>
      </w:pPr>
      <w:r>
        <w:rPr>
          <w:sz w:val="24"/>
          <w:szCs w:val="24"/>
        </w:rPr>
        <w:fldChar w:fldCharType="begin"/>
      </w:r>
      <w:r>
        <w:rPr>
          <w:sz w:val="24"/>
          <w:szCs w:val="24"/>
        </w:rPr>
        <w:instrText xml:space="preserve"> ADDIN EN.REFLIST </w:instrText>
      </w:r>
      <w:r>
        <w:rPr>
          <w:sz w:val="24"/>
          <w:szCs w:val="24"/>
        </w:rPr>
        <w:fldChar w:fldCharType="separate"/>
      </w:r>
      <w:r w:rsidR="008C662E" w:rsidRPr="008C662E">
        <w:rPr>
          <w:noProof/>
        </w:rPr>
        <w:t>Uncategorized References</w:t>
      </w:r>
    </w:p>
    <w:p w14:paraId="65A80FF7" w14:textId="77777777" w:rsidR="008C662E" w:rsidRPr="008C662E" w:rsidRDefault="008C662E" w:rsidP="008C662E">
      <w:pPr>
        <w:pStyle w:val="EndNoteBibliography"/>
        <w:spacing w:after="0"/>
        <w:ind w:left="720" w:hanging="720"/>
        <w:rPr>
          <w:noProof/>
        </w:rPr>
      </w:pPr>
      <w:bookmarkStart w:id="284" w:name="_ENREF_1"/>
      <w:r w:rsidRPr="008C662E">
        <w:rPr>
          <w:noProof/>
        </w:rPr>
        <w:t>Arura M (1984) Pests of coconut palm - the Asiatic rhinoceros beetle. Harvest 10: 84.</w:t>
      </w:r>
      <w:bookmarkEnd w:id="284"/>
    </w:p>
    <w:p w14:paraId="66706774" w14:textId="77777777" w:rsidR="008C662E" w:rsidRPr="008C662E" w:rsidRDefault="008C662E" w:rsidP="008C662E">
      <w:pPr>
        <w:pStyle w:val="EndNoteBibliography"/>
        <w:spacing w:after="0"/>
        <w:ind w:left="720" w:hanging="720"/>
        <w:rPr>
          <w:noProof/>
        </w:rPr>
      </w:pPr>
      <w:bookmarkStart w:id="285" w:name="_ENREF_2"/>
      <w:r w:rsidRPr="008C662E">
        <w:rPr>
          <w:noProof/>
        </w:rPr>
        <w:t>Beaudoin-Ollivier L, Prior RNB &amp; Laup S (2000) Simplified Field Key to Identify Larvae of Some Rhinoceros Beetles and Associated Scarabs (Coleoptera: Scarabaeoidea) in Papua New Guinea Coconut Developments. Annals of the Entomological Society of America 93: 90-95. doi:10.1603/0013-8746(2000)093[0090:sfktil]2.0.co;2.</w:t>
      </w:r>
      <w:bookmarkEnd w:id="285"/>
    </w:p>
    <w:p w14:paraId="553F68ED" w14:textId="77777777" w:rsidR="008C662E" w:rsidRPr="008C662E" w:rsidRDefault="008C662E" w:rsidP="008C662E">
      <w:pPr>
        <w:pStyle w:val="EndNoteBibliography"/>
        <w:spacing w:after="0"/>
        <w:ind w:left="720" w:hanging="720"/>
        <w:rPr>
          <w:noProof/>
        </w:rPr>
      </w:pPr>
      <w:bookmarkStart w:id="286" w:name="_ENREF_3"/>
      <w:r w:rsidRPr="008C662E">
        <w:rPr>
          <w:noProof/>
        </w:rPr>
        <w:t xml:space="preserve">Bedford GO (1976) Observations on the Biology and Ecology of </w:t>
      </w:r>
      <w:r w:rsidRPr="008C662E">
        <w:rPr>
          <w:i/>
          <w:noProof/>
        </w:rPr>
        <w:t>Oryctes rhinoceros</w:t>
      </w:r>
      <w:r w:rsidRPr="008C662E">
        <w:rPr>
          <w:noProof/>
        </w:rPr>
        <w:t xml:space="preserve"> and </w:t>
      </w:r>
      <w:r w:rsidRPr="008C662E">
        <w:rPr>
          <w:i/>
          <w:noProof/>
        </w:rPr>
        <w:t>Scapanes australis</w:t>
      </w:r>
      <w:r w:rsidRPr="008C662E">
        <w:rPr>
          <w:noProof/>
        </w:rPr>
        <w:t xml:space="preserve"> (Coleoptera: Scarabaeidae: Dynastinae): Pests of Coconut Palms in Melanesia. Australian Journal of Entomology 15: 241-251. doi:10.1111/j.1440-6055.1976.tb01701.x.</w:t>
      </w:r>
      <w:bookmarkEnd w:id="286"/>
    </w:p>
    <w:p w14:paraId="01F8A4A7" w14:textId="77777777" w:rsidR="008C662E" w:rsidRPr="008C662E" w:rsidRDefault="008C662E" w:rsidP="008C662E">
      <w:pPr>
        <w:pStyle w:val="EndNoteBibliography"/>
        <w:ind w:left="720" w:hanging="720"/>
        <w:rPr>
          <w:noProof/>
        </w:rPr>
      </w:pPr>
      <w:bookmarkStart w:id="287" w:name="_ENREF_4"/>
      <w:r w:rsidRPr="008C662E">
        <w:rPr>
          <w:noProof/>
        </w:rPr>
        <w:t xml:space="preserve">Bedford GO (1986) </w:t>
      </w:r>
    </w:p>
    <w:p w14:paraId="4646BAEF" w14:textId="77777777" w:rsidR="008C662E" w:rsidRPr="008C662E" w:rsidRDefault="008C662E" w:rsidP="008C662E">
      <w:pPr>
        <w:pStyle w:val="EndNoteBibliography"/>
        <w:spacing w:after="0"/>
        <w:rPr>
          <w:noProof/>
        </w:rPr>
      </w:pPr>
      <w:r w:rsidRPr="008C662E">
        <w:rPr>
          <w:noProof/>
        </w:rPr>
        <w:t>Biological Control of the Rhinoceros Beetle (</w:t>
      </w:r>
      <w:r w:rsidRPr="008C662E">
        <w:rPr>
          <w:i/>
          <w:noProof/>
        </w:rPr>
        <w:t>Orytes rhinoceros</w:t>
      </w:r>
      <w:r w:rsidRPr="008C662E">
        <w:rPr>
          <w:noProof/>
        </w:rPr>
        <w:t>) in the South Pacific by Baculovirus. Agriculture, Ecosystems, and Environment 15: 141-147.</w:t>
      </w:r>
      <w:bookmarkEnd w:id="287"/>
    </w:p>
    <w:p w14:paraId="61D8812F" w14:textId="77777777" w:rsidR="008C662E" w:rsidRPr="008C662E" w:rsidRDefault="008C662E" w:rsidP="008C662E">
      <w:pPr>
        <w:pStyle w:val="EndNoteBibliography"/>
        <w:spacing w:after="0"/>
        <w:ind w:left="720" w:hanging="720"/>
        <w:rPr>
          <w:noProof/>
        </w:rPr>
      </w:pPr>
      <w:bookmarkStart w:id="288" w:name="_ENREF_5"/>
      <w:r w:rsidRPr="008C662E">
        <w:rPr>
          <w:noProof/>
        </w:rPr>
        <w:t>Bedford GO (2013) Biology and management of palm dynastid beetles: Recent advances, Vol. 58, pp. 353-372.</w:t>
      </w:r>
      <w:bookmarkEnd w:id="288"/>
    </w:p>
    <w:p w14:paraId="621CEEF4" w14:textId="77777777" w:rsidR="008C662E" w:rsidRPr="008C662E" w:rsidRDefault="008C662E" w:rsidP="008C662E">
      <w:pPr>
        <w:pStyle w:val="EndNoteBibliography"/>
        <w:spacing w:after="0"/>
        <w:ind w:left="720" w:hanging="720"/>
        <w:rPr>
          <w:noProof/>
        </w:rPr>
      </w:pPr>
      <w:bookmarkStart w:id="289" w:name="_ENREF_6"/>
      <w:r w:rsidRPr="008C662E">
        <w:rPr>
          <w:noProof/>
        </w:rPr>
        <w:t>Daniel Kissling W, Pattemore DE &amp; Hagen M (2014) Challenges and prospects in the telemetry of insects. Biological Reviews 89: 511-530. doi:10.1111/brv.12065.</w:t>
      </w:r>
      <w:bookmarkEnd w:id="289"/>
    </w:p>
    <w:p w14:paraId="208BCC21" w14:textId="5D927F4F" w:rsidR="008C662E" w:rsidRPr="008C662E" w:rsidRDefault="008C662E" w:rsidP="008C662E">
      <w:pPr>
        <w:pStyle w:val="EndNoteBibliography"/>
        <w:spacing w:after="0"/>
        <w:ind w:left="720" w:hanging="720"/>
        <w:rPr>
          <w:noProof/>
        </w:rPr>
      </w:pPr>
      <w:bookmarkStart w:id="290" w:name="_ENREF_7"/>
      <w:r w:rsidRPr="008C662E">
        <w:rPr>
          <w:noProof/>
        </w:rPr>
        <w:t>Ferron P, Robert PH &amp; Deotte A (1975) Susceptibility of Oryctes rhinoceros adults to Metarrhizium anisopliae. Journal of Invertebrate Pathology 25: 313-319. doi:</w:t>
      </w:r>
      <w:hyperlink r:id="rId13" w:history="1">
        <w:r w:rsidRPr="008C662E">
          <w:rPr>
            <w:rStyle w:val="Hyperlink"/>
            <w:noProof/>
          </w:rPr>
          <w:t>http://dx.doi.org/10.1016/0022-2011(75)90088-9</w:t>
        </w:r>
      </w:hyperlink>
      <w:r w:rsidRPr="008C662E">
        <w:rPr>
          <w:noProof/>
        </w:rPr>
        <w:t>.</w:t>
      </w:r>
      <w:bookmarkEnd w:id="290"/>
    </w:p>
    <w:p w14:paraId="376F579F" w14:textId="77777777" w:rsidR="008C662E" w:rsidRPr="008C662E" w:rsidRDefault="008C662E" w:rsidP="008C662E">
      <w:pPr>
        <w:pStyle w:val="EndNoteBibliography"/>
        <w:spacing w:after="0"/>
        <w:ind w:left="720" w:hanging="720"/>
        <w:rPr>
          <w:noProof/>
        </w:rPr>
      </w:pPr>
      <w:bookmarkStart w:id="291" w:name="_ENREF_8"/>
      <w:r w:rsidRPr="008C662E">
        <w:rPr>
          <w:noProof/>
        </w:rPr>
        <w:t>Gorick BD (1980) Release and establishment of the baculovirus disease of Oryctes rhinoceros (L.) (Coleoptera: Scarabaeidae) in Papua New Guinea. Bulletin of Entomological Research 70: 445-453. doi:doi:10.1017/S0007485300007719.</w:t>
      </w:r>
      <w:bookmarkEnd w:id="291"/>
    </w:p>
    <w:p w14:paraId="0961096D" w14:textId="77777777" w:rsidR="008C662E" w:rsidRPr="008C662E" w:rsidRDefault="008C662E" w:rsidP="008C662E">
      <w:pPr>
        <w:pStyle w:val="EndNoteBibliography"/>
        <w:spacing w:after="0"/>
        <w:ind w:left="720" w:hanging="720"/>
        <w:rPr>
          <w:noProof/>
        </w:rPr>
      </w:pPr>
      <w:bookmarkStart w:id="292" w:name="_ENREF_9"/>
      <w:r w:rsidRPr="008C662E">
        <w:rPr>
          <w:noProof/>
        </w:rPr>
        <w:t>Gressit JL (1953) The coconut rhinoceros beetle (</w:t>
      </w:r>
      <w:r w:rsidRPr="008C662E">
        <w:rPr>
          <w:i/>
          <w:noProof/>
        </w:rPr>
        <w:t>Oryctes rhinoceros</w:t>
      </w:r>
      <w:r w:rsidRPr="008C662E">
        <w:rPr>
          <w:noProof/>
        </w:rPr>
        <w:t>) with particular reference to the Palau Islands. Bulletin of the Bernice P. Bishop Museum 212: 157.</w:t>
      </w:r>
      <w:bookmarkEnd w:id="292"/>
    </w:p>
    <w:p w14:paraId="2241AA18" w14:textId="77777777" w:rsidR="008C662E" w:rsidRPr="008C662E" w:rsidRDefault="008C662E" w:rsidP="008C662E">
      <w:pPr>
        <w:pStyle w:val="EndNoteBibliography"/>
        <w:spacing w:after="0"/>
        <w:ind w:left="720" w:hanging="720"/>
        <w:rPr>
          <w:noProof/>
        </w:rPr>
      </w:pPr>
      <w:bookmarkStart w:id="293" w:name="_ENREF_10"/>
      <w:r w:rsidRPr="008C662E">
        <w:rPr>
          <w:noProof/>
        </w:rPr>
        <w:t>Hinckley AD (1973) Ecology of the Coconut Rhinoceros Beetle, Oryctes rhinoceros (L.) (Coleoptera: Dynastidae). Biotropica 5: 111-116. doi:10.2307/2989660.</w:t>
      </w:r>
      <w:bookmarkEnd w:id="293"/>
    </w:p>
    <w:p w14:paraId="1204DE14" w14:textId="77777777" w:rsidR="008C662E" w:rsidRPr="008C662E" w:rsidRDefault="008C662E" w:rsidP="008C662E">
      <w:pPr>
        <w:pStyle w:val="EndNoteBibliography"/>
        <w:spacing w:after="0"/>
        <w:ind w:left="720" w:hanging="720"/>
        <w:rPr>
          <w:noProof/>
        </w:rPr>
      </w:pPr>
      <w:bookmarkStart w:id="294" w:name="_ENREF_11"/>
      <w:r w:rsidRPr="008C662E">
        <w:rPr>
          <w:noProof/>
        </w:rPr>
        <w:t>Jackson T (2010) Report of research consultancy to Guam for implementation of virus control of invasive coconut rhinoceros beetle (CRB).</w:t>
      </w:r>
      <w:bookmarkEnd w:id="294"/>
    </w:p>
    <w:p w14:paraId="1FDF7DA9" w14:textId="77777777" w:rsidR="008C662E" w:rsidRPr="008C662E" w:rsidRDefault="008C662E" w:rsidP="008C662E">
      <w:pPr>
        <w:pStyle w:val="EndNoteBibliography"/>
        <w:spacing w:after="0"/>
        <w:ind w:left="720" w:hanging="720"/>
        <w:rPr>
          <w:noProof/>
        </w:rPr>
      </w:pPr>
      <w:bookmarkStart w:id="295" w:name="_ENREF_12"/>
      <w:r w:rsidRPr="008C662E">
        <w:rPr>
          <w:noProof/>
        </w:rPr>
        <w:lastRenderedPageBreak/>
        <w:t xml:space="preserve">Lomer CJ (1985) Release of Bacu/ovirus oryctes into Oryctes monoceros Populations in the Seychelles. Journal of Invertebrate Pathology 47: 237-246 </w:t>
      </w:r>
      <w:bookmarkEnd w:id="295"/>
    </w:p>
    <w:p w14:paraId="59324CE4" w14:textId="77777777" w:rsidR="008C662E" w:rsidRPr="008C662E" w:rsidRDefault="008C662E" w:rsidP="008C662E">
      <w:pPr>
        <w:pStyle w:val="EndNoteBibliography"/>
        <w:spacing w:after="0"/>
        <w:ind w:left="720" w:hanging="720"/>
        <w:rPr>
          <w:noProof/>
        </w:rPr>
      </w:pPr>
      <w:bookmarkStart w:id="296" w:name="_ENREF_13"/>
      <w:r w:rsidRPr="008C662E">
        <w:rPr>
          <w:noProof/>
        </w:rPr>
        <w:t>McCullough EL (2013) Using Radio Telemetry to Assess Movement Patterns in a Giant Rhinoceros Beetle: Are There Differences Among Majors, Minors, and Females? Journal of Insect Behavior 26: 51-56.</w:t>
      </w:r>
      <w:bookmarkEnd w:id="296"/>
    </w:p>
    <w:p w14:paraId="06DA6FDE" w14:textId="77777777" w:rsidR="008C662E" w:rsidRPr="008C662E" w:rsidRDefault="008C662E" w:rsidP="008C662E">
      <w:pPr>
        <w:pStyle w:val="EndNoteBibliography"/>
        <w:spacing w:after="0"/>
        <w:ind w:left="720" w:hanging="720"/>
        <w:rPr>
          <w:noProof/>
        </w:rPr>
      </w:pPr>
      <w:bookmarkStart w:id="297" w:name="_ENREF_14"/>
      <w:r w:rsidRPr="008C662E">
        <w:rPr>
          <w:noProof/>
        </w:rPr>
        <w:t>Moore A, Jackson T, Roland Q, Bassler P &amp; Campbell R (2015) Coconut Rhinoceros Beetles (Coleoptera: Scarabaeidae) Develop in Arboreal Breeding Sites in Guam. Florida Entomologist 98: 1012-1014. doi:10.1653/024.098.0341.</w:t>
      </w:r>
      <w:bookmarkEnd w:id="297"/>
    </w:p>
    <w:p w14:paraId="432B8641" w14:textId="77777777" w:rsidR="008C662E" w:rsidRPr="008C662E" w:rsidRDefault="008C662E" w:rsidP="008C662E">
      <w:pPr>
        <w:pStyle w:val="EndNoteBibliography"/>
        <w:spacing w:after="0"/>
        <w:ind w:left="720" w:hanging="720"/>
        <w:rPr>
          <w:noProof/>
        </w:rPr>
      </w:pPr>
      <w:bookmarkStart w:id="298" w:name="_ENREF_15"/>
      <w:r w:rsidRPr="008C662E">
        <w:rPr>
          <w:noProof/>
        </w:rPr>
        <w:t>Rink MUS (2007) Radio-telemetric monitoring of dispersing stag beetles: Implications for conservation. Journal of Zoology 272: 235-243.</w:t>
      </w:r>
      <w:bookmarkEnd w:id="298"/>
    </w:p>
    <w:p w14:paraId="190CBC7D" w14:textId="77777777" w:rsidR="008C662E" w:rsidRPr="008C662E" w:rsidRDefault="008C662E" w:rsidP="008C662E">
      <w:pPr>
        <w:pStyle w:val="EndNoteBibliography"/>
        <w:spacing w:after="0"/>
        <w:ind w:left="720" w:hanging="720"/>
        <w:rPr>
          <w:noProof/>
        </w:rPr>
      </w:pPr>
      <w:bookmarkStart w:id="299" w:name="_ENREF_16"/>
      <w:r w:rsidRPr="008C662E">
        <w:rPr>
          <w:noProof/>
        </w:rPr>
        <w:t>Swink WG, Paiero SM &amp; Nalepa CA (2013) Buprestidae Collected as Prey by the Solitary, Ground-Nesting Philanthine Wasp Cerceris fumipennis (Hymenoptera: Crabronidae) in North Carolina. Annals of the Entomological Society of America 106: 111-116. doi:10.1603/an12113.</w:t>
      </w:r>
      <w:bookmarkEnd w:id="299"/>
    </w:p>
    <w:p w14:paraId="17E48428" w14:textId="5E4EF4C7" w:rsidR="008C662E" w:rsidRPr="008C662E" w:rsidRDefault="008C662E" w:rsidP="008C662E">
      <w:pPr>
        <w:pStyle w:val="EndNoteBibliography"/>
        <w:spacing w:after="0"/>
        <w:ind w:left="720" w:hanging="720"/>
        <w:rPr>
          <w:noProof/>
        </w:rPr>
      </w:pPr>
      <w:bookmarkStart w:id="300" w:name="_ENREF_17"/>
      <w:r w:rsidRPr="008C662E">
        <w:rPr>
          <w:noProof/>
        </w:rPr>
        <w:t>Vander Meer RK (1987) Per cent emergent weight: A roadmap to adult rhinoceros beetle, Oryctes rhinoceros, behaviour. Journal of Insect Physiology 33: 437-441. doi:</w:t>
      </w:r>
      <w:hyperlink r:id="rId14" w:history="1">
        <w:r w:rsidRPr="008C662E">
          <w:rPr>
            <w:rStyle w:val="Hyperlink"/>
            <w:noProof/>
          </w:rPr>
          <w:t>http://dx.doi.org/10.1016/0022-1910(87)90023-0</w:t>
        </w:r>
      </w:hyperlink>
      <w:r w:rsidRPr="008C662E">
        <w:rPr>
          <w:noProof/>
        </w:rPr>
        <w:t>.</w:t>
      </w:r>
      <w:bookmarkEnd w:id="300"/>
    </w:p>
    <w:p w14:paraId="438675A5" w14:textId="77777777" w:rsidR="008C662E" w:rsidRPr="008C662E" w:rsidRDefault="008C662E" w:rsidP="008C662E">
      <w:pPr>
        <w:pStyle w:val="EndNoteBibliography"/>
        <w:spacing w:after="0"/>
        <w:ind w:left="720" w:hanging="720"/>
        <w:rPr>
          <w:noProof/>
        </w:rPr>
      </w:pPr>
      <w:bookmarkStart w:id="301" w:name="_ENREF_18"/>
      <w:r w:rsidRPr="008C662E">
        <w:rPr>
          <w:noProof/>
        </w:rPr>
        <w:t xml:space="preserve">Vander Meer RK, Ghatak UR, Alam SK &amp; Chakraborti PC (1979) (±)-Des-N-Morphinan: a Unique Bridged Hydrocarbon Attractant for the Rhinoceros Beetle, </w:t>
      </w:r>
      <w:r w:rsidRPr="008C662E">
        <w:rPr>
          <w:i/>
          <w:noProof/>
        </w:rPr>
        <w:t>Oryctes rhinoceros</w:t>
      </w:r>
      <w:r w:rsidRPr="008C662E">
        <w:rPr>
          <w:noProof/>
        </w:rPr>
        <w:t>; and Development of an Olfactometer. Environmental Entomology 8: 6-10.</w:t>
      </w:r>
      <w:bookmarkEnd w:id="301"/>
    </w:p>
    <w:p w14:paraId="142784CB" w14:textId="77777777" w:rsidR="008C662E" w:rsidRPr="008C662E" w:rsidRDefault="008C662E" w:rsidP="008C662E">
      <w:pPr>
        <w:pStyle w:val="EndNoteBibliography"/>
        <w:ind w:left="720" w:hanging="720"/>
        <w:rPr>
          <w:noProof/>
        </w:rPr>
      </w:pPr>
      <w:bookmarkStart w:id="302" w:name="_ENREF_19"/>
      <w:r w:rsidRPr="008C662E">
        <w:rPr>
          <w:noProof/>
        </w:rPr>
        <w:t>Vander Meer RK &amp; McGovern TP (1983) Structure-Activity Correlations for Derivatives of Siglure: Attractants for Oryctes rhinoceros L. (Coleoptera: Scarabaeidae). Journal of Economic Entomology 76: 723-727. doi:10.1093/jee/76.4.723.</w:t>
      </w:r>
      <w:bookmarkEnd w:id="302"/>
    </w:p>
    <w:p w14:paraId="6D5F163B" w14:textId="1D710708" w:rsidR="009A6144" w:rsidRDefault="00E458C6">
      <w:pPr>
        <w:spacing w:after="0" w:line="480" w:lineRule="auto"/>
        <w:jc w:val="both"/>
        <w:rPr>
          <w:sz w:val="24"/>
          <w:szCs w:val="24"/>
        </w:rPr>
      </w:pPr>
      <w:r>
        <w:rPr>
          <w:sz w:val="24"/>
          <w:szCs w:val="24"/>
        </w:rPr>
        <w:fldChar w:fldCharType="end"/>
      </w:r>
    </w:p>
    <w:sectPr w:rsidR="009A6144" w:rsidSect="004D107B">
      <w:pgSz w:w="12240" w:h="15840"/>
      <w:pgMar w:top="1440" w:right="1440" w:bottom="1440" w:left="1440" w:header="0" w:footer="0" w:gutter="0"/>
      <w:lnNumType w:countBy="1" w:restart="continuous"/>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tthew Siderhurst" w:date="2015-12-31T10:03:00Z" w:initials="MS">
    <w:p w14:paraId="72C09B89" w14:textId="77777777" w:rsidR="00C441F5" w:rsidRDefault="00C441F5">
      <w:r>
        <w:t>I’m open to discussions about author order and who all should be included…</w:t>
      </w:r>
    </w:p>
  </w:comment>
  <w:comment w:id="22" w:author="Matthew Siderhurst" w:date="2015-12-31T10:04:00Z" w:initials="MS">
    <w:p w14:paraId="621BD698" w14:textId="77777777" w:rsidR="00C441F5" w:rsidRDefault="00C441F5">
      <w:r>
        <w:t>Leads to be lengthened but this is what we have to start</w:t>
      </w:r>
    </w:p>
  </w:comment>
  <w:comment w:id="28" w:author="Diego Barahona" w:date="2016-02-11T17:23:00Z" w:initials="DB">
    <w:p w14:paraId="20623BE8" w14:textId="207B419E" w:rsidR="00C441F5" w:rsidRDefault="00C441F5">
      <w:pPr>
        <w:pStyle w:val="CommentText"/>
      </w:pPr>
      <w:r>
        <w:rPr>
          <w:rStyle w:val="CommentReference"/>
        </w:rPr>
        <w:annotationRef/>
      </w:r>
      <w:r>
        <w:t>Is there a more formal source stating this info</w:t>
      </w:r>
    </w:p>
  </w:comment>
  <w:comment w:id="29" w:author="Katherine Lehman" w:date="2016-01-19T15:05:00Z" w:initials="KL">
    <w:p w14:paraId="610480EC" w14:textId="77777777" w:rsidR="00C441F5" w:rsidRDefault="00C441F5">
      <w:pPr>
        <w:pStyle w:val="CommentText"/>
      </w:pPr>
      <w:r>
        <w:rPr>
          <w:rStyle w:val="CommentReference"/>
        </w:rPr>
        <w:annotationRef/>
      </w:r>
      <w:r>
        <w:t>Check</w:t>
      </w:r>
    </w:p>
  </w:comment>
  <w:comment w:id="36" w:author="Matthew Siderhurst" w:date="2015-11-10T09:45:00Z" w:initials="MS">
    <w:p w14:paraId="04D2D9AB" w14:textId="77777777" w:rsidR="00C441F5" w:rsidRDefault="00C441F5">
      <w:r>
        <w:t>Yup, this is me…</w:t>
      </w:r>
    </w:p>
  </w:comment>
  <w:comment w:id="70" w:author="Katherine Lehman" w:date="2016-01-17T17:24:00Z" w:initials="KL">
    <w:p w14:paraId="27F5393C" w14:textId="77777777" w:rsidR="00C441F5" w:rsidRDefault="00C441F5">
      <w:pPr>
        <w:pStyle w:val="CommentText"/>
      </w:pPr>
      <w:r>
        <w:rPr>
          <w:rStyle w:val="CommentReference"/>
        </w:rPr>
        <w:annotationRef/>
      </w:r>
      <w:r>
        <w:t>Assume you meant Bedfor 1976?</w:t>
      </w:r>
    </w:p>
  </w:comment>
  <w:comment w:id="78" w:author="Diego Barahona" w:date="2016-02-11T16:06:00Z" w:initials="DB">
    <w:p w14:paraId="67DA51F4" w14:textId="7F41627C" w:rsidR="00C441F5" w:rsidRDefault="00C441F5">
      <w:pPr>
        <w:pStyle w:val="CommentText"/>
      </w:pPr>
      <w:r>
        <w:rPr>
          <w:rStyle w:val="CommentReference"/>
        </w:rPr>
        <w:annotationRef/>
      </w:r>
      <w:r>
        <w:t>Did we get a source for the dogs?</w:t>
      </w:r>
    </w:p>
  </w:comment>
  <w:comment w:id="80" w:author="Katherine Lehman" w:date="2016-01-24T18:59:00Z" w:initials="KL">
    <w:p w14:paraId="05A16A8C" w14:textId="77777777" w:rsidR="00C441F5" w:rsidRDefault="00C441F5">
      <w:pPr>
        <w:pStyle w:val="CommentText"/>
      </w:pPr>
      <w:r>
        <w:rPr>
          <w:rStyle w:val="CommentReference"/>
        </w:rPr>
        <w:annotationRef/>
      </w:r>
      <w:r>
        <w:t>Why can’t I get this to say both authors</w:t>
      </w:r>
    </w:p>
  </w:comment>
  <w:comment w:id="82" w:author="Matthew Siderhurst" w:date="2015-11-10T09:14:00Z" w:initials="MS">
    <w:p w14:paraId="1C8135BC" w14:textId="77777777" w:rsidR="00C441F5" w:rsidRDefault="00C441F5">
      <w:r>
        <w:t>Check for format</w:t>
      </w:r>
    </w:p>
  </w:comment>
  <w:comment w:id="83" w:author="Matthew Siderhurst" w:date="2015-11-10T09:14:00Z" w:initials="MS">
    <w:p w14:paraId="23F71B9B" w14:textId="77777777" w:rsidR="00C441F5" w:rsidRDefault="00C441F5">
      <w:r>
        <w:t>Check for format</w:t>
      </w:r>
    </w:p>
  </w:comment>
  <w:comment w:id="84" w:author="Matthew Siderhurst" w:date="2015-11-10T09:15:00Z" w:initials="MS">
    <w:p w14:paraId="59EAC686" w14:textId="77777777" w:rsidR="00C441F5" w:rsidRDefault="00C441F5">
      <w:r>
        <w:t>Let’s give size</w:t>
      </w:r>
    </w:p>
  </w:comment>
  <w:comment w:id="85" w:author="Matthew Siderhurst" w:date="2015-11-10T09:15:00Z" w:initials="MS">
    <w:p w14:paraId="1ECEEBE2" w14:textId="77777777" w:rsidR="00C441F5" w:rsidRDefault="00C441F5">
      <w:r>
        <w:t>Size again</w:t>
      </w:r>
    </w:p>
  </w:comment>
  <w:comment w:id="86" w:author="Matthew Siderhurst" w:date="2015-11-10T09:17:00Z" w:initials="MS">
    <w:p w14:paraId="033BF17B" w14:textId="77777777" w:rsidR="00C441F5" w:rsidRDefault="00C441F5">
      <w:r>
        <w:t>?</w:t>
      </w:r>
    </w:p>
  </w:comment>
  <w:comment w:id="87" w:author="Matthew Siderhurst" w:date="2015-11-10T09:19:00Z" w:initials="MS">
    <w:p w14:paraId="2DABADE3" w14:textId="77777777" w:rsidR="00C441F5" w:rsidRDefault="00C441F5">
      <w:r>
        <w:t>?</w:t>
      </w:r>
    </w:p>
  </w:comment>
  <w:comment w:id="89" w:author="Matthew Siderhurst" w:date="2015-11-10T09:31:00Z" w:initials="MS">
    <w:p w14:paraId="2E3AABC5" w14:textId="77777777" w:rsidR="00C441F5" w:rsidRDefault="00C441F5">
      <w:r>
        <w:t>Need model info</w:t>
      </w:r>
    </w:p>
  </w:comment>
  <w:comment w:id="90" w:author="Katherine Lehman" w:date="2015-12-12T09:49:00Z" w:initials="KL">
    <w:p w14:paraId="1BDC67EE" w14:textId="77777777" w:rsidR="00C441F5" w:rsidRDefault="00C441F5">
      <w:r>
        <w:t xml:space="preserve">I cut out some info here that was moved to results and cut out naming the headlamps...is that OK? </w:t>
      </w:r>
    </w:p>
  </w:comment>
  <w:comment w:id="91" w:author="Katherine Lehman" w:date="2015-12-12T09:44:00Z" w:initials="KL">
    <w:p w14:paraId="718BD440" w14:textId="77777777" w:rsidR="00C441F5" w:rsidRDefault="00C441F5">
      <w:r>
        <w:t>Ummm...how do I say this? Ok?</w:t>
      </w:r>
    </w:p>
  </w:comment>
  <w:comment w:id="92" w:author="Katherine Lehman" w:date="2015-12-15T10:52:00Z" w:initials="KL">
    <w:p w14:paraId="1C5A7D55" w14:textId="77777777" w:rsidR="00C441F5" w:rsidRDefault="00C441F5">
      <w:r>
        <w:t>Look at this in a little bit</w:t>
      </w:r>
    </w:p>
  </w:comment>
  <w:comment w:id="93" w:author="Matthew Siderhurst" w:date="2015-11-10T09:34:00Z" w:initials="MS">
    <w:p w14:paraId="5686F6E0" w14:textId="77777777" w:rsidR="00C441F5" w:rsidRDefault="00C441F5">
      <w:r>
        <w:t>??</w:t>
      </w:r>
    </w:p>
  </w:comment>
  <w:comment w:id="95" w:author="Katherine Lehman" w:date="2015-12-12T09:44:00Z" w:initials="KL">
    <w:p w14:paraId="12B9D6C7" w14:textId="77777777" w:rsidR="00C441F5" w:rsidRDefault="00C441F5">
      <w:r>
        <w:t>Can this be in here or introduction/conclusions?</w:t>
      </w:r>
    </w:p>
    <w:p w14:paraId="7E715D3E" w14:textId="77777777" w:rsidR="00C441F5" w:rsidRDefault="00C441F5"/>
  </w:comment>
  <w:comment w:id="109" w:author="Katherine Lehman" w:date="2015-12-15T10:19:00Z" w:initials="KL">
    <w:p w14:paraId="5E130244" w14:textId="77777777" w:rsidR="00C441F5" w:rsidRDefault="00C441F5">
      <w:r>
        <w:t>Flight of beetles was not impaired by transmitters to an observable degree</w:t>
      </w:r>
    </w:p>
  </w:comment>
  <w:comment w:id="110" w:author="Katherine Lehman" w:date="2015-12-15T10:21:00Z" w:initials="KL">
    <w:p w14:paraId="1A4AD687" w14:textId="77777777" w:rsidR="00C441F5" w:rsidRDefault="00C441F5">
      <w:r>
        <w:t>Add in percent weight added</w:t>
      </w:r>
    </w:p>
  </w:comment>
  <w:comment w:id="111" w:author="Katherine Lehman" w:date="2015-12-15T10:21:00Z" w:initials="KL">
    <w:p w14:paraId="4414BB21" w14:textId="77777777" w:rsidR="00C441F5" w:rsidRDefault="00C441F5">
      <w:r>
        <w:t>Rephrase w/observation first</w:t>
      </w:r>
    </w:p>
  </w:comment>
  <w:comment w:id="113" w:author="Katherine Lehman" w:date="2015-12-12T10:04:00Z" w:initials="KL">
    <w:p w14:paraId="6A5BC2C4" w14:textId="77777777" w:rsidR="00C441F5" w:rsidRDefault="00C441F5">
      <w:r>
        <w:t>Parenthesis?</w:t>
      </w:r>
    </w:p>
    <w:p w14:paraId="5D4BDAFA" w14:textId="77777777" w:rsidR="00C441F5" w:rsidRDefault="00C441F5"/>
  </w:comment>
  <w:comment w:id="114" w:author="Katherine Lehman" w:date="2015-12-15T10:40:00Z" w:initials="KL">
    <w:p w14:paraId="421C99BD" w14:textId="77777777" w:rsidR="00C441F5" w:rsidRDefault="00C441F5">
      <w:r>
        <w:t>check</w:t>
      </w:r>
    </w:p>
    <w:p w14:paraId="5E42B73C" w14:textId="77777777" w:rsidR="00C441F5" w:rsidRDefault="00C441F5"/>
  </w:comment>
  <w:comment w:id="115" w:author="Katherine Lehman" w:date="2016-01-26T15:12:00Z" w:initials="KL">
    <w:p w14:paraId="623AB93F" w14:textId="67816B0A" w:rsidR="00C441F5" w:rsidRDefault="00C441F5">
      <w:pPr>
        <w:pStyle w:val="CommentText"/>
      </w:pPr>
      <w:r>
        <w:rPr>
          <w:rStyle w:val="CommentReference"/>
        </w:rPr>
        <w:annotationRef/>
      </w:r>
      <w:r>
        <w:t>rework</w:t>
      </w:r>
    </w:p>
    <w:p w14:paraId="4D378F4D" w14:textId="77777777" w:rsidR="00C441F5" w:rsidRDefault="00C441F5">
      <w:pPr>
        <w:pStyle w:val="CommentText"/>
      </w:pPr>
    </w:p>
  </w:comment>
  <w:comment w:id="274" w:author="Katherine Lehman" w:date="2016-01-24T19:05:00Z" w:initials="KL">
    <w:p w14:paraId="407C4EE4" w14:textId="77777777" w:rsidR="00C441F5" w:rsidRDefault="00C441F5" w:rsidP="008606F1">
      <w:pPr>
        <w:widowControl w:val="0"/>
        <w:numPr>
          <w:ilvl w:val="0"/>
          <w:numId w:val="1"/>
        </w:numPr>
        <w:tabs>
          <w:tab w:val="left" w:pos="220"/>
          <w:tab w:val="left" w:pos="720"/>
        </w:tabs>
        <w:suppressAutoHyphens w:val="0"/>
        <w:autoSpaceDE w:val="0"/>
        <w:autoSpaceDN w:val="0"/>
        <w:adjustRightInd w:val="0"/>
        <w:spacing w:after="0" w:line="240" w:lineRule="auto"/>
        <w:ind w:hanging="720"/>
        <w:rPr>
          <w:rFonts w:ascii="ProximaNova-Regular" w:hAnsi="ProximaNova-Regular" w:cs="ProximaNova-Regular"/>
          <w:color w:val="4A4A4A"/>
          <w:sz w:val="32"/>
          <w:szCs w:val="32"/>
        </w:rPr>
      </w:pPr>
      <w:r>
        <w:rPr>
          <w:rStyle w:val="CommentReference"/>
        </w:rPr>
        <w:annotationRef/>
      </w:r>
      <w:r>
        <w:t xml:space="preserve">2006 check: </w:t>
      </w:r>
      <w:r>
        <w:rPr>
          <w:rFonts w:ascii="ProximaNova-Regular" w:hAnsi="ProximaNova-Regular" w:cs="ProximaNova-Regular"/>
          <w:color w:val="4A4A4A"/>
          <w:sz w:val="32"/>
          <w:szCs w:val="32"/>
        </w:rPr>
        <w:t>Anulewicz, A.C., D.G. McCullough and D.L. Miller. 2006. (Published 2007). Host range studies of the emerald ash borer (Agrilus planipennis) (Coleoptera: Buprestidae): no-choice bioassays. Great Lakes Entomologist 39:99-112.</w:t>
      </w:r>
    </w:p>
    <w:p w14:paraId="7BEB4F5A" w14:textId="77777777" w:rsidR="00C441F5" w:rsidRDefault="00C441F5" w:rsidP="008606F1">
      <w:pPr>
        <w:widowControl w:val="0"/>
        <w:numPr>
          <w:ilvl w:val="0"/>
          <w:numId w:val="1"/>
        </w:numPr>
        <w:tabs>
          <w:tab w:val="left" w:pos="220"/>
          <w:tab w:val="left" w:pos="720"/>
        </w:tabs>
        <w:suppressAutoHyphens w:val="0"/>
        <w:autoSpaceDE w:val="0"/>
        <w:autoSpaceDN w:val="0"/>
        <w:adjustRightInd w:val="0"/>
        <w:spacing w:after="0" w:line="240" w:lineRule="auto"/>
        <w:ind w:hanging="720"/>
        <w:rPr>
          <w:rFonts w:ascii="ProximaNova-Regular" w:hAnsi="ProximaNova-Regular" w:cs="ProximaNova-Regular"/>
          <w:color w:val="4A4A4A"/>
          <w:sz w:val="32"/>
          <w:szCs w:val="32"/>
        </w:rPr>
      </w:pPr>
      <w:r>
        <w:rPr>
          <w:rFonts w:ascii="ProximaNova-Regular" w:hAnsi="ProximaNova-Regular" w:cs="ProximaNova-Regular"/>
          <w:color w:val="4A4A4A"/>
          <w:sz w:val="32"/>
          <w:szCs w:val="32"/>
        </w:rPr>
        <w:t>McCullough, D.G., T.T. Work, J.F. Cavey, A.T. Liebhold and D. Marshall. 2006. Interceptions of nonindigenous plant pests at U.S. ports of entry and border crossings over a 17 year period. Biological Invasions 8:611-630.</w:t>
      </w:r>
    </w:p>
    <w:p w14:paraId="0D501753" w14:textId="77777777" w:rsidR="00C441F5" w:rsidRDefault="00C441F5" w:rsidP="008606F1">
      <w:pPr>
        <w:widowControl w:val="0"/>
        <w:numPr>
          <w:ilvl w:val="0"/>
          <w:numId w:val="1"/>
        </w:numPr>
        <w:tabs>
          <w:tab w:val="left" w:pos="220"/>
          <w:tab w:val="left" w:pos="720"/>
        </w:tabs>
        <w:suppressAutoHyphens w:val="0"/>
        <w:autoSpaceDE w:val="0"/>
        <w:autoSpaceDN w:val="0"/>
        <w:adjustRightInd w:val="0"/>
        <w:spacing w:after="0" w:line="240" w:lineRule="auto"/>
        <w:ind w:hanging="720"/>
        <w:rPr>
          <w:rFonts w:ascii="ProximaNova-Regular" w:hAnsi="ProximaNova-Regular" w:cs="ProximaNova-Regular"/>
          <w:color w:val="4A4A4A"/>
          <w:sz w:val="32"/>
          <w:szCs w:val="32"/>
        </w:rPr>
      </w:pPr>
      <w:r>
        <w:rPr>
          <w:rFonts w:ascii="ProximaNova-Regular" w:hAnsi="ProximaNova-Regular" w:cs="ProximaNova-Regular"/>
          <w:color w:val="4A4A4A"/>
          <w:sz w:val="32"/>
          <w:szCs w:val="32"/>
        </w:rPr>
        <w:t>Poland, T.M. and D.G. McCullough. 2006. Emerald ash borer: invasion of the urban forest and the threat to North America’s ash resource. Journal of Forestry 104(3):118-124.</w:t>
      </w:r>
    </w:p>
    <w:p w14:paraId="549B86B8" w14:textId="77777777" w:rsidR="00C441F5" w:rsidRDefault="00C441F5" w:rsidP="008606F1">
      <w:pPr>
        <w:pStyle w:val="CommentText"/>
      </w:pPr>
      <w:r>
        <w:rPr>
          <w:rFonts w:ascii="ProximaNova-Regular" w:hAnsi="ProximaNova-Regular" w:cs="ProximaNova-Regular"/>
          <w:color w:val="4A4A4A"/>
          <w:sz w:val="32"/>
          <w:szCs w:val="32"/>
        </w:rPr>
        <w:t>Liebhold, A.M., T.T. Work, D.G. McCullough and J.F. Cavey. 2006. Airline baggage as a pathway for alien insect species entering the United States. American Entomologist 52:48-54.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C09B89" w15:done="0"/>
  <w15:commentEx w15:paraId="621BD698" w15:done="0"/>
  <w15:commentEx w15:paraId="20623BE8" w15:done="0"/>
  <w15:commentEx w15:paraId="610480EC" w15:done="0"/>
  <w15:commentEx w15:paraId="04D2D9AB" w15:done="0"/>
  <w15:commentEx w15:paraId="27F5393C" w15:done="0"/>
  <w15:commentEx w15:paraId="67DA51F4" w15:done="0"/>
  <w15:commentEx w15:paraId="05A16A8C" w15:done="0"/>
  <w15:commentEx w15:paraId="1C8135BC" w15:done="0"/>
  <w15:commentEx w15:paraId="23F71B9B" w15:done="0"/>
  <w15:commentEx w15:paraId="59EAC686" w15:done="0"/>
  <w15:commentEx w15:paraId="1ECEEBE2" w15:done="0"/>
  <w15:commentEx w15:paraId="033BF17B" w15:done="0"/>
  <w15:commentEx w15:paraId="2DABADE3" w15:done="0"/>
  <w15:commentEx w15:paraId="2E3AABC5" w15:done="0"/>
  <w15:commentEx w15:paraId="1BDC67EE" w15:done="0"/>
  <w15:commentEx w15:paraId="718BD440" w15:done="0"/>
  <w15:commentEx w15:paraId="1C5A7D55" w15:done="0"/>
  <w15:commentEx w15:paraId="5686F6E0" w15:done="0"/>
  <w15:commentEx w15:paraId="7E715D3E" w15:done="0"/>
  <w15:commentEx w15:paraId="5E130244" w15:done="0"/>
  <w15:commentEx w15:paraId="1A4AD687" w15:done="0"/>
  <w15:commentEx w15:paraId="4414BB21" w15:done="0"/>
  <w15:commentEx w15:paraId="5D4BDAFA" w15:done="0"/>
  <w15:commentEx w15:paraId="5E42B73C" w15:done="0"/>
  <w15:commentEx w15:paraId="4D378F4D" w15:done="0"/>
  <w15:commentEx w15:paraId="549B86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A3195" w14:textId="77777777" w:rsidR="001C2C5F" w:rsidRDefault="001C2C5F">
      <w:pPr>
        <w:spacing w:after="0" w:line="240" w:lineRule="auto"/>
      </w:pPr>
      <w:r>
        <w:separator/>
      </w:r>
    </w:p>
  </w:endnote>
  <w:endnote w:type="continuationSeparator" w:id="0">
    <w:p w14:paraId="112CE259" w14:textId="77777777" w:rsidR="001C2C5F" w:rsidRDefault="001C2C5F">
      <w:pPr>
        <w:spacing w:after="0" w:line="240" w:lineRule="auto"/>
      </w:pPr>
      <w:r>
        <w:continuationSeparator/>
      </w:r>
    </w:p>
  </w:endnote>
  <w:endnote w:id="1">
    <w:p w14:paraId="76F637A6" w14:textId="65ED6622" w:rsidR="00C441F5" w:rsidRDefault="00C441F5">
      <w:pPr>
        <w:pStyle w:val="EndnoteText"/>
        <w:pPrChange w:id="178" w:author="Diego Barahona" w:date="2016-02-01T20:16:00Z">
          <w:pPr/>
        </w:pPrChange>
      </w:pPr>
      <w:r w:rsidRPr="35209F5E">
        <w:rPr>
          <w:rStyle w:val="EndnoteReference"/>
          <w:rPrChange w:id="179" w:author="Diego Barahona" w:date="2016-02-01T20:16:00Z">
            <w:rPr/>
          </w:rPrChange>
        </w:rPr>
        <w:endnoteRef/>
      </w:r>
      <w:ins w:id="180" w:author="Diego Barahona" w:date="2016-02-01T20:16:00Z">
        <w:r>
          <w:t xml:space="preserve"> </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ProximaNova-Regular">
    <w:altName w:val="Cambria"/>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025811" w14:textId="77777777" w:rsidR="001C2C5F" w:rsidRDefault="001C2C5F">
      <w:pPr>
        <w:spacing w:after="0" w:line="240" w:lineRule="auto"/>
      </w:pPr>
      <w:r>
        <w:separator/>
      </w:r>
    </w:p>
  </w:footnote>
  <w:footnote w:type="continuationSeparator" w:id="0">
    <w:p w14:paraId="5ED36A9E" w14:textId="77777777" w:rsidR="001C2C5F" w:rsidRDefault="001C2C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ego Barahona">
    <w15:presenceInfo w15:providerId="Windows Live" w15:userId="ff5384d3333530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20zfaps55x92t0epfawpdwttp2p5arvpa9dt&quot;&gt;My EndNote Library&lt;record-ids&gt;&lt;item&gt;14&lt;/item&gt;&lt;item&gt;15&lt;/item&gt;&lt;item&gt;16&lt;/item&gt;&lt;item&gt;1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9A6144"/>
    <w:rsid w:val="000434B3"/>
    <w:rsid w:val="00082703"/>
    <w:rsid w:val="00151D8B"/>
    <w:rsid w:val="00154CAF"/>
    <w:rsid w:val="001C2C5F"/>
    <w:rsid w:val="002801FF"/>
    <w:rsid w:val="00295EC3"/>
    <w:rsid w:val="002B0AF5"/>
    <w:rsid w:val="002C54D6"/>
    <w:rsid w:val="00302950"/>
    <w:rsid w:val="0035043D"/>
    <w:rsid w:val="003C298F"/>
    <w:rsid w:val="004D107B"/>
    <w:rsid w:val="00506BE2"/>
    <w:rsid w:val="00522961"/>
    <w:rsid w:val="00542827"/>
    <w:rsid w:val="00571D1C"/>
    <w:rsid w:val="00572B18"/>
    <w:rsid w:val="005C4FAC"/>
    <w:rsid w:val="005F1CCB"/>
    <w:rsid w:val="006E2C61"/>
    <w:rsid w:val="008606F1"/>
    <w:rsid w:val="0086300C"/>
    <w:rsid w:val="008C662E"/>
    <w:rsid w:val="008E5717"/>
    <w:rsid w:val="00913B13"/>
    <w:rsid w:val="00961182"/>
    <w:rsid w:val="009974EB"/>
    <w:rsid w:val="009A6144"/>
    <w:rsid w:val="00A0473B"/>
    <w:rsid w:val="00A43A4F"/>
    <w:rsid w:val="00B250BE"/>
    <w:rsid w:val="00B4678F"/>
    <w:rsid w:val="00B82BFF"/>
    <w:rsid w:val="00BA71CB"/>
    <w:rsid w:val="00C441F5"/>
    <w:rsid w:val="00D141CD"/>
    <w:rsid w:val="00D2781D"/>
    <w:rsid w:val="00D43B37"/>
    <w:rsid w:val="00D519C4"/>
    <w:rsid w:val="00D73AA3"/>
    <w:rsid w:val="00E458C6"/>
    <w:rsid w:val="00F0089D"/>
    <w:rsid w:val="35209F5E"/>
    <w:rsid w:val="79121E7F"/>
    <w:rsid w:val="7B63A2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0952B8"/>
  <w15:docId w15:val="{5F42B297-1C65-4114-911E-80184A25F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65B"/>
    <w:pPr>
      <w:suppressAutoHyphens/>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rsid w:val="00C9451C"/>
    <w:rPr>
      <w:rFonts w:ascii="Tahoma" w:hAnsi="Tahoma" w:cs="Tahoma"/>
      <w:sz w:val="16"/>
      <w:szCs w:val="16"/>
    </w:rPr>
  </w:style>
  <w:style w:type="character" w:customStyle="1" w:styleId="InternetLink">
    <w:name w:val="Internet Link"/>
    <w:uiPriority w:val="99"/>
    <w:unhideWhenUsed/>
    <w:rsid w:val="00486E52"/>
    <w:rPr>
      <w:color w:val="0000FF"/>
      <w:u w:val="single"/>
      <w:lang w:val="uz-Cyrl-UZ" w:eastAsia="uz-Cyrl-UZ" w:bidi="uz-Cyrl-UZ"/>
    </w:rPr>
  </w:style>
  <w:style w:type="character" w:styleId="CommentReference">
    <w:name w:val="annotation reference"/>
    <w:uiPriority w:val="99"/>
    <w:semiHidden/>
    <w:unhideWhenUsed/>
    <w:rsid w:val="006F5F84"/>
    <w:rPr>
      <w:sz w:val="16"/>
      <w:szCs w:val="16"/>
    </w:rPr>
  </w:style>
  <w:style w:type="character" w:customStyle="1" w:styleId="CommentTextChar">
    <w:name w:val="Comment Text Char"/>
    <w:link w:val="CommentText"/>
    <w:uiPriority w:val="99"/>
    <w:semiHidden/>
    <w:rsid w:val="006F5F84"/>
    <w:rPr>
      <w:sz w:val="20"/>
      <w:szCs w:val="20"/>
    </w:rPr>
  </w:style>
  <w:style w:type="character" w:customStyle="1" w:styleId="CommentSubjectChar">
    <w:name w:val="Comment Subject Char"/>
    <w:link w:val="CommentSubject"/>
    <w:uiPriority w:val="99"/>
    <w:semiHidden/>
    <w:rsid w:val="006F5F84"/>
    <w:rPr>
      <w:b/>
      <w:bCs/>
      <w:sz w:val="20"/>
      <w:szCs w:val="20"/>
    </w:rPr>
  </w:style>
  <w:style w:type="character" w:styleId="LineNumber">
    <w:name w:val="line number"/>
    <w:basedOn w:val="DefaultParagraphFont"/>
    <w:uiPriority w:val="99"/>
    <w:semiHidden/>
    <w:unhideWhenUsed/>
    <w:rsid w:val="009F167A"/>
  </w:style>
  <w:style w:type="character" w:styleId="Emphasis">
    <w:name w:val="Emphasis"/>
    <w:uiPriority w:val="20"/>
    <w:qFormat/>
    <w:rsid w:val="00623637"/>
    <w:rPr>
      <w:i/>
      <w:iCs/>
    </w:rPr>
  </w:style>
  <w:style w:type="character" w:customStyle="1" w:styleId="ListLabel1">
    <w:name w:val="ListLabel 1"/>
    <w:rPr>
      <w:rFonts w:eastAsia="Calibri" w:cs="Times New Roman"/>
    </w:rPr>
  </w:style>
  <w:style w:type="character" w:customStyle="1" w:styleId="ListLabel2">
    <w:name w:val="ListLabel 2"/>
    <w:rPr>
      <w:rFonts w:cs="Courier New"/>
    </w:rPr>
  </w:style>
  <w:style w:type="character" w:customStyle="1" w:styleId="LineNumbering">
    <w:name w:val="Line Numbering"/>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C9451C"/>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rsid w:val="006F5F84"/>
    <w:pPr>
      <w:spacing w:line="240" w:lineRule="auto"/>
    </w:pPr>
    <w:rPr>
      <w:sz w:val="20"/>
      <w:szCs w:val="20"/>
    </w:rPr>
  </w:style>
  <w:style w:type="paragraph" w:styleId="CommentSubject">
    <w:name w:val="annotation subject"/>
    <w:basedOn w:val="CommentText"/>
    <w:link w:val="CommentSubjectChar"/>
    <w:uiPriority w:val="99"/>
    <w:semiHidden/>
    <w:unhideWhenUsed/>
    <w:rsid w:val="006F5F84"/>
    <w:rPr>
      <w:b/>
      <w:bCs/>
    </w:rPr>
  </w:style>
  <w:style w:type="paragraph" w:customStyle="1" w:styleId="MediumGrid1-Accent21">
    <w:name w:val="Medium Grid 1 - Accent 21"/>
    <w:basedOn w:val="Normal"/>
    <w:uiPriority w:val="34"/>
    <w:qFormat/>
    <w:rsid w:val="00D15E6F"/>
    <w:pPr>
      <w:ind w:left="720"/>
      <w:contextualSpacing/>
    </w:pPr>
  </w:style>
  <w:style w:type="paragraph" w:customStyle="1" w:styleId="MediumList2-Accent21">
    <w:name w:val="Medium List 2 - Accent 21"/>
    <w:uiPriority w:val="99"/>
    <w:semiHidden/>
    <w:rsid w:val="002F196D"/>
    <w:pPr>
      <w:suppressAutoHyphens/>
    </w:pPr>
    <w:rPr>
      <w:sz w:val="22"/>
      <w:szCs w:val="22"/>
    </w:rPr>
  </w:style>
  <w:style w:type="paragraph" w:customStyle="1" w:styleId="ColorfulShading-Accent11">
    <w:name w:val="Colorful Shading - Accent 11"/>
    <w:uiPriority w:val="71"/>
    <w:unhideWhenUsed/>
    <w:rsid w:val="008C1CA7"/>
    <w:pPr>
      <w:suppressAutoHyphens/>
    </w:pPr>
    <w:rPr>
      <w:sz w:val="22"/>
      <w:szCs w:val="22"/>
    </w:rPr>
  </w:style>
  <w:style w:type="paragraph" w:styleId="Revision">
    <w:name w:val="Revision"/>
    <w:uiPriority w:val="71"/>
    <w:rsid w:val="005524C9"/>
    <w:pPr>
      <w:suppressAutoHyphens/>
    </w:pPr>
    <w:rPr>
      <w:sz w:val="22"/>
      <w:szCs w:val="22"/>
    </w:rPr>
  </w:style>
  <w:style w:type="table" w:styleId="TableGrid">
    <w:name w:val="Table Grid"/>
    <w:basedOn w:val="TableNormal"/>
    <w:uiPriority w:val="59"/>
    <w:rsid w:val="00822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03313A"/>
    <w:tblPr>
      <w:tblStyleRowBandSize w:val="1"/>
      <w:tblStyleColBandSize w:val="1"/>
    </w:tblPr>
    <w:tblStylePr w:type="firstRow">
      <w:rPr>
        <w:i/>
        <w:sz w:val="26"/>
      </w:rPr>
      <w:tblPr/>
      <w:tcPr>
        <w:tcBorders>
          <w:bottom w:val="single" w:sz="4" w:space="0" w:color="7F7F7F"/>
        </w:tcBorders>
        <w:shd w:val="clear" w:color="auto" w:fill="FFFFFF"/>
      </w:tcPr>
    </w:tblStylePr>
    <w:tblStylePr w:type="lastRow">
      <w:rPr>
        <w:i/>
        <w:sz w:val="26"/>
      </w:rPr>
      <w:tblPr/>
      <w:tcPr>
        <w:tcBorders>
          <w:top w:val="single" w:sz="4" w:space="0" w:color="7F7F7F"/>
        </w:tcBorders>
        <w:shd w:val="clear" w:color="auto" w:fill="FFFFFF"/>
      </w:tcPr>
    </w:tblStylePr>
    <w:tblStylePr w:type="firstCol">
      <w:pPr>
        <w:jc w:val="right"/>
      </w:pPr>
      <w:rPr>
        <w:i/>
        <w:sz w:val="26"/>
      </w:rPr>
      <w:tblPr/>
      <w:tcPr>
        <w:tcBorders>
          <w:right w:val="single" w:sz="4" w:space="0" w:color="7F7F7F"/>
        </w:tcBorders>
        <w:shd w:val="clear" w:color="auto" w:fill="FFFFFF"/>
      </w:tcPr>
    </w:tblStylePr>
    <w:tblStylePr w:type="lastCol">
      <w:rPr>
        <w:i/>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EndNoteBibliographyTitle">
    <w:name w:val="EndNote Bibliography Title"/>
    <w:basedOn w:val="Normal"/>
    <w:rsid w:val="00E458C6"/>
    <w:pPr>
      <w:spacing w:after="0"/>
      <w:jc w:val="center"/>
    </w:pPr>
  </w:style>
  <w:style w:type="paragraph" w:customStyle="1" w:styleId="EndNoteBibliography">
    <w:name w:val="EndNote Bibliography"/>
    <w:basedOn w:val="Normal"/>
    <w:rsid w:val="00E458C6"/>
    <w:pPr>
      <w:spacing w:line="240" w:lineRule="auto"/>
      <w:jc w:val="both"/>
    </w:pPr>
  </w:style>
  <w:style w:type="character" w:styleId="Hyperlink">
    <w:name w:val="Hyperlink"/>
    <w:basedOn w:val="DefaultParagraphFont"/>
    <w:uiPriority w:val="99"/>
    <w:unhideWhenUsed/>
    <w:rsid w:val="00E458C6"/>
    <w:rPr>
      <w:color w:val="0563C1" w:themeColor="hyperlink"/>
      <w:u w:val="single"/>
    </w:rPr>
  </w:style>
  <w:style w:type="paragraph" w:customStyle="1" w:styleId="EndNoteCategoryHeading">
    <w:name w:val="EndNote Category Heading"/>
    <w:basedOn w:val="Normal"/>
    <w:rsid w:val="00D73AA3"/>
    <w:pPr>
      <w:spacing w:before="120" w:after="120"/>
    </w:pPr>
    <w:rPr>
      <w:b/>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matthew.siderhurst@emu.edu" TargetMode="External"/><Relationship Id="rId13" Type="http://schemas.openxmlformats.org/officeDocument/2006/relationships/hyperlink" Target="http://dx.doi.org/10.1016/0022-2011(75)90088-9"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dx.doi.org/10.1016/0022-1910(87)9002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D3504-B903-45D9-9966-600F69AE3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22</Pages>
  <Words>9602</Words>
  <Characters>54734</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Eastern Mennonite University</Company>
  <LinksUpToDate>false</LinksUpToDate>
  <CharactersWithSpaces>64208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Siderhurst</dc:creator>
  <cp:lastModifiedBy>Diego Barahona</cp:lastModifiedBy>
  <cp:revision>4</cp:revision>
  <dcterms:created xsi:type="dcterms:W3CDTF">2016-02-11T22:28:00Z</dcterms:created>
  <dcterms:modified xsi:type="dcterms:W3CDTF">2016-02-13T21:51:00Z</dcterms:modified>
  <dc:language>en-US</dc:language>
</cp:coreProperties>
</file>